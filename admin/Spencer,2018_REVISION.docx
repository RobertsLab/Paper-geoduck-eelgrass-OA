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FA30A" w14:textId="498DA4D6" w:rsidR="00014A2A" w:rsidRDefault="00BD17DE">
      <w:pPr>
        <w:pStyle w:val="Heading2"/>
        <w:keepNext w:val="0"/>
        <w:keepLines w:val="0"/>
        <w:spacing w:before="480" w:line="240" w:lineRule="auto"/>
        <w:rPr>
          <w:b/>
        </w:rPr>
      </w:pPr>
      <w:r>
        <w:rPr>
          <w:b/>
        </w:rPr>
        <w:t>Pacific geoduck (</w:t>
      </w:r>
      <w:proofErr w:type="spellStart"/>
      <w:r>
        <w:rPr>
          <w:b/>
          <w:i/>
        </w:rPr>
        <w:t>Panopea</w:t>
      </w:r>
      <w:proofErr w:type="spellEnd"/>
      <w:r>
        <w:rPr>
          <w:b/>
          <w:i/>
        </w:rPr>
        <w:t xml:space="preserve"> </w:t>
      </w:r>
      <w:proofErr w:type="spellStart"/>
      <w:r>
        <w:rPr>
          <w:b/>
          <w:i/>
        </w:rPr>
        <w:t>generosa</w:t>
      </w:r>
      <w:proofErr w:type="spellEnd"/>
      <w:r>
        <w:rPr>
          <w:b/>
          <w:i/>
        </w:rPr>
        <w:t xml:space="preserve">) </w:t>
      </w:r>
      <w:r>
        <w:rPr>
          <w:b/>
        </w:rPr>
        <w:t xml:space="preserve">resilience to natural pH variation </w:t>
      </w:r>
    </w:p>
    <w:p w14:paraId="3EDEAC0D" w14:textId="77777777" w:rsidR="00BD17DE" w:rsidRPr="00BD17DE" w:rsidRDefault="00BD17DE" w:rsidP="00BD17DE">
      <w:pPr>
        <w:pStyle w:val="Normal1"/>
      </w:pPr>
    </w:p>
    <w:p w14:paraId="59F98965" w14:textId="77777777" w:rsidR="00BD17DE" w:rsidRPr="00BD17DE" w:rsidRDefault="00BD17DE" w:rsidP="00BD17DE">
      <w:pPr>
        <w:pStyle w:val="Normal1"/>
      </w:pPr>
    </w:p>
    <w:p w14:paraId="2033FD9D" w14:textId="7BA2BAB0" w:rsidR="00014A2A" w:rsidRDefault="00B01EDB">
      <w:pPr>
        <w:pStyle w:val="Normal1"/>
        <w:spacing w:line="240" w:lineRule="auto"/>
        <w:rPr>
          <w:b/>
        </w:rPr>
      </w:pPr>
      <w:bookmarkStart w:id="0" w:name="_ti8s6vum7re9" w:colFirst="0" w:colLast="0"/>
      <w:bookmarkEnd w:id="0"/>
      <w:r w:rsidRPr="00BD17DE">
        <w:rPr>
          <w:b/>
        </w:rPr>
        <w:t>Laura H</w:t>
      </w:r>
      <w:r w:rsidR="00BD17DE">
        <w:rPr>
          <w:b/>
        </w:rPr>
        <w:t>.</w:t>
      </w:r>
      <w:r w:rsidRPr="00BD17DE">
        <w:rPr>
          <w:b/>
        </w:rPr>
        <w:t xml:space="preserve"> </w:t>
      </w:r>
      <w:proofErr w:type="spellStart"/>
      <w:r w:rsidRPr="00BD17DE">
        <w:rPr>
          <w:b/>
        </w:rPr>
        <w:t>Spencer</w:t>
      </w:r>
      <w:r w:rsidRPr="00BD17DE">
        <w:rPr>
          <w:b/>
          <w:vertAlign w:val="superscript"/>
        </w:rPr>
        <w:t>a</w:t>
      </w:r>
      <w:proofErr w:type="spellEnd"/>
      <w:r w:rsidRPr="00BD17DE">
        <w:rPr>
          <w:b/>
        </w:rPr>
        <w:t xml:space="preserve">, Micah </w:t>
      </w:r>
      <w:proofErr w:type="spellStart"/>
      <w:r w:rsidRPr="00BD17DE">
        <w:rPr>
          <w:b/>
        </w:rPr>
        <w:t>Horwith</w:t>
      </w:r>
      <w:r w:rsidRPr="00BD17DE">
        <w:rPr>
          <w:b/>
          <w:vertAlign w:val="superscript"/>
        </w:rPr>
        <w:t>b</w:t>
      </w:r>
      <w:proofErr w:type="spellEnd"/>
      <w:r w:rsidRPr="00BD17DE">
        <w:rPr>
          <w:b/>
        </w:rPr>
        <w:t xml:space="preserve">, Alexander T. </w:t>
      </w:r>
      <w:proofErr w:type="spellStart"/>
      <w:r w:rsidRPr="00BD17DE">
        <w:rPr>
          <w:b/>
        </w:rPr>
        <w:t>Lowe</w:t>
      </w:r>
      <w:r w:rsidRPr="00BD17DE">
        <w:rPr>
          <w:b/>
          <w:vertAlign w:val="superscript"/>
        </w:rPr>
        <w:t>c</w:t>
      </w:r>
      <w:proofErr w:type="spellEnd"/>
      <w:r w:rsidRPr="00BD17DE">
        <w:rPr>
          <w:b/>
        </w:rPr>
        <w:t xml:space="preserve">, </w:t>
      </w:r>
      <w:proofErr w:type="spellStart"/>
      <w:r w:rsidRPr="00BD17DE">
        <w:rPr>
          <w:b/>
        </w:rPr>
        <w:t>Yaamini</w:t>
      </w:r>
      <w:proofErr w:type="spellEnd"/>
      <w:r w:rsidRPr="00BD17DE">
        <w:rPr>
          <w:b/>
        </w:rPr>
        <w:t xml:space="preserve"> R. </w:t>
      </w:r>
      <w:proofErr w:type="spellStart"/>
      <w:r w:rsidRPr="00BD17DE">
        <w:rPr>
          <w:b/>
        </w:rPr>
        <w:t>Venkataraman</w:t>
      </w:r>
      <w:r w:rsidRPr="00BD17DE">
        <w:rPr>
          <w:b/>
          <w:vertAlign w:val="superscript"/>
        </w:rPr>
        <w:t>a</w:t>
      </w:r>
      <w:proofErr w:type="spellEnd"/>
      <w:r w:rsidRPr="00BD17DE">
        <w:rPr>
          <w:b/>
        </w:rPr>
        <w:t>, Emma Timmins-</w:t>
      </w:r>
      <w:proofErr w:type="spellStart"/>
      <w:r w:rsidRPr="00BD17DE">
        <w:rPr>
          <w:b/>
        </w:rPr>
        <w:t>Schiffman</w:t>
      </w:r>
      <w:r w:rsidRPr="00BD17DE">
        <w:rPr>
          <w:b/>
          <w:vertAlign w:val="superscript"/>
        </w:rPr>
        <w:t>d</w:t>
      </w:r>
      <w:proofErr w:type="spellEnd"/>
      <w:r w:rsidRPr="00BD17DE">
        <w:rPr>
          <w:b/>
        </w:rPr>
        <w:t xml:space="preserve">, Brook L. </w:t>
      </w:r>
      <w:proofErr w:type="spellStart"/>
      <w:r w:rsidRPr="00BD17DE">
        <w:rPr>
          <w:b/>
        </w:rPr>
        <w:t>Nunn</w:t>
      </w:r>
      <w:r w:rsidRPr="00BD17DE">
        <w:rPr>
          <w:b/>
          <w:vertAlign w:val="superscript"/>
        </w:rPr>
        <w:t>d</w:t>
      </w:r>
      <w:proofErr w:type="spellEnd"/>
      <w:r w:rsidRPr="00BD17DE">
        <w:rPr>
          <w:b/>
        </w:rPr>
        <w:t xml:space="preserve">, Steven B. </w:t>
      </w:r>
      <w:proofErr w:type="spellStart"/>
      <w:r w:rsidRPr="00BD17DE">
        <w:rPr>
          <w:b/>
        </w:rPr>
        <w:t>Roberts</w:t>
      </w:r>
      <w:r w:rsidRPr="00BD17DE">
        <w:rPr>
          <w:b/>
          <w:vertAlign w:val="superscript"/>
        </w:rPr>
        <w:t>a</w:t>
      </w:r>
      <w:proofErr w:type="spellEnd"/>
      <w:r w:rsidRPr="00BD17DE">
        <w:rPr>
          <w:b/>
        </w:rPr>
        <w:t xml:space="preserve"> </w:t>
      </w:r>
    </w:p>
    <w:p w14:paraId="602D2483" w14:textId="77777777" w:rsidR="00BD17DE" w:rsidRPr="00BD17DE" w:rsidRDefault="00BD17DE">
      <w:pPr>
        <w:pStyle w:val="Normal1"/>
        <w:spacing w:line="240" w:lineRule="auto"/>
        <w:rPr>
          <w:b/>
        </w:rPr>
      </w:pPr>
    </w:p>
    <w:p w14:paraId="0595387F" w14:textId="77777777" w:rsidR="00014A2A" w:rsidRPr="004A045C" w:rsidRDefault="00014A2A">
      <w:pPr>
        <w:pStyle w:val="Normal1"/>
        <w:spacing w:line="240" w:lineRule="auto"/>
      </w:pPr>
    </w:p>
    <w:p w14:paraId="48A5060D" w14:textId="77777777" w:rsidR="00014A2A" w:rsidRPr="004A045C" w:rsidRDefault="00B01EDB" w:rsidP="002F1708">
      <w:pPr>
        <w:pStyle w:val="Normal1"/>
        <w:spacing w:line="240" w:lineRule="auto"/>
      </w:pPr>
      <w:proofErr w:type="spellStart"/>
      <w:r w:rsidRPr="004A045C">
        <w:rPr>
          <w:vertAlign w:val="superscript"/>
        </w:rPr>
        <w:t>a</w:t>
      </w:r>
      <w:r w:rsidRPr="004A045C">
        <w:t>University</w:t>
      </w:r>
      <w:proofErr w:type="spellEnd"/>
      <w:r w:rsidRPr="004A045C">
        <w:t xml:space="preserve"> of Washington, School of Aquatic and Fishery Sciences, 1122 NE Boat St, Seattle, WA 98105, United States </w:t>
      </w:r>
    </w:p>
    <w:p w14:paraId="7DE5F71D" w14:textId="77777777" w:rsidR="00014A2A" w:rsidRPr="004A045C" w:rsidRDefault="00B01EDB">
      <w:pPr>
        <w:pStyle w:val="Normal1"/>
        <w:spacing w:line="240" w:lineRule="auto"/>
      </w:pPr>
      <w:proofErr w:type="spellStart"/>
      <w:r w:rsidRPr="004A045C">
        <w:rPr>
          <w:vertAlign w:val="superscript"/>
        </w:rPr>
        <w:t>b</w:t>
      </w:r>
      <w:r w:rsidRPr="004A045C">
        <w:t>Washington</w:t>
      </w:r>
      <w:proofErr w:type="spellEnd"/>
      <w:r w:rsidRPr="004A045C">
        <w:t xml:space="preserve"> State Department of Natural Resources, 1111 Washington St SE, MS 47027, Olympia, WA 98504, United States</w:t>
      </w:r>
    </w:p>
    <w:p w14:paraId="7A45FDEE" w14:textId="77777777" w:rsidR="00014A2A" w:rsidRPr="004A045C" w:rsidRDefault="00B01EDB">
      <w:pPr>
        <w:pStyle w:val="Normal1"/>
        <w:spacing w:line="240" w:lineRule="auto"/>
      </w:pPr>
      <w:proofErr w:type="spellStart"/>
      <w:r w:rsidRPr="004A045C">
        <w:rPr>
          <w:vertAlign w:val="superscript"/>
        </w:rPr>
        <w:t>c</w:t>
      </w:r>
      <w:r w:rsidRPr="004A045C">
        <w:t>University</w:t>
      </w:r>
      <w:proofErr w:type="spellEnd"/>
      <w:r w:rsidRPr="004A045C">
        <w:t xml:space="preserve"> of Washington, Biological Sciences, 24 Kincaid Hall, Seattle, WA 98105, United States</w:t>
      </w:r>
    </w:p>
    <w:p w14:paraId="6A2B90F7" w14:textId="77777777" w:rsidR="00014A2A" w:rsidRPr="004A045C" w:rsidRDefault="00B01EDB">
      <w:pPr>
        <w:pStyle w:val="Normal1"/>
        <w:spacing w:line="240" w:lineRule="auto"/>
      </w:pPr>
      <w:proofErr w:type="spellStart"/>
      <w:r w:rsidRPr="004A045C">
        <w:rPr>
          <w:vertAlign w:val="superscript"/>
        </w:rPr>
        <w:t>d</w:t>
      </w:r>
      <w:r w:rsidRPr="004A045C">
        <w:t>University</w:t>
      </w:r>
      <w:proofErr w:type="spellEnd"/>
      <w:r w:rsidRPr="004A045C">
        <w:t xml:space="preserve"> of Washington, Genome Sciences, William H. </w:t>
      </w:r>
      <w:proofErr w:type="spellStart"/>
      <w:r w:rsidRPr="004A045C">
        <w:t>Foege</w:t>
      </w:r>
      <w:proofErr w:type="spellEnd"/>
      <w:r w:rsidRPr="004A045C">
        <w:t xml:space="preserve"> Hall, 3720 15th Ave NE, Seattle, WA 98195, United States</w:t>
      </w:r>
    </w:p>
    <w:p w14:paraId="2465372A" w14:textId="77777777" w:rsidR="00014A2A" w:rsidRPr="004A045C" w:rsidRDefault="00014A2A">
      <w:pPr>
        <w:pStyle w:val="Normal1"/>
        <w:spacing w:line="240" w:lineRule="auto"/>
      </w:pPr>
    </w:p>
    <w:p w14:paraId="3C1DA648" w14:textId="77777777" w:rsidR="00BD17DE" w:rsidRDefault="00BD17DE">
      <w:pPr>
        <w:pStyle w:val="Normal1"/>
        <w:spacing w:line="240" w:lineRule="auto"/>
        <w:rPr>
          <w:b/>
        </w:rPr>
      </w:pPr>
    </w:p>
    <w:p w14:paraId="5A01FB28" w14:textId="7F7B4F3A" w:rsidR="00014A2A" w:rsidRPr="004A045C" w:rsidRDefault="00B01EDB">
      <w:pPr>
        <w:pStyle w:val="Normal1"/>
        <w:spacing w:line="240" w:lineRule="auto"/>
        <w:rPr>
          <w:b/>
        </w:rPr>
      </w:pPr>
      <w:r w:rsidRPr="004A045C">
        <w:rPr>
          <w:b/>
        </w:rPr>
        <w:t>Corresponding Author</w:t>
      </w:r>
      <w:r w:rsidRPr="004A045C">
        <w:t>: Laura H</w:t>
      </w:r>
      <w:r w:rsidR="00BD17DE">
        <w:t>.</w:t>
      </w:r>
      <w:r w:rsidRPr="004A045C">
        <w:t xml:space="preserve"> Spencer, </w:t>
      </w:r>
      <w:hyperlink r:id="rId8">
        <w:r w:rsidRPr="004A045C">
          <w:rPr>
            <w:color w:val="1155CC"/>
            <w:u w:val="single"/>
          </w:rPr>
          <w:t>lhs3@uw.edu</w:t>
        </w:r>
      </w:hyperlink>
    </w:p>
    <w:p w14:paraId="49C20E0B" w14:textId="77777777" w:rsidR="00014A2A" w:rsidRPr="004A045C" w:rsidRDefault="00014A2A">
      <w:pPr>
        <w:pStyle w:val="Normal1"/>
        <w:spacing w:line="240" w:lineRule="auto"/>
      </w:pPr>
    </w:p>
    <w:p w14:paraId="3505E979" w14:textId="77777777" w:rsidR="003D23B3" w:rsidRDefault="003D23B3" w:rsidP="003D23B3">
      <w:pPr>
        <w:pStyle w:val="Normal1"/>
      </w:pPr>
      <w:bookmarkStart w:id="1" w:name="_fn0vzugb6lg2" w:colFirst="0" w:colLast="0"/>
      <w:bookmarkEnd w:id="1"/>
    </w:p>
    <w:p w14:paraId="494E02D2" w14:textId="77777777" w:rsidR="003D23B3" w:rsidRDefault="003D23B3" w:rsidP="003D23B3">
      <w:pPr>
        <w:pStyle w:val="Normal1"/>
      </w:pPr>
    </w:p>
    <w:p w14:paraId="057E96D6" w14:textId="6C992A95" w:rsidR="003D23B3" w:rsidRPr="003D23B3" w:rsidRDefault="003D23B3" w:rsidP="003D23B3">
      <w:pPr>
        <w:pStyle w:val="Normal1"/>
        <w:rPr>
          <w:b/>
          <w:i/>
        </w:rPr>
        <w:sectPr w:rsidR="003D23B3" w:rsidRPr="003D23B3" w:rsidSect="00105138">
          <w:footerReference w:type="default" r:id="rId9"/>
          <w:pgSz w:w="12240" w:h="15840"/>
          <w:pgMar w:top="1440" w:right="1440" w:bottom="1440" w:left="1440" w:header="0" w:footer="720" w:gutter="0"/>
          <w:pgNumType w:start="1"/>
          <w:cols w:space="720"/>
          <w:titlePg/>
        </w:sectPr>
      </w:pPr>
      <w:r>
        <w:rPr>
          <w:b/>
          <w:i/>
        </w:rPr>
        <w:t xml:space="preserve">DRAFT </w:t>
      </w:r>
      <w:r w:rsidRPr="003D23B3">
        <w:rPr>
          <w:b/>
          <w:i/>
        </w:rPr>
        <w:t xml:space="preserve">REVISION, DUE </w:t>
      </w:r>
      <w:r>
        <w:rPr>
          <w:b/>
          <w:i/>
        </w:rPr>
        <w:t xml:space="preserve">TO CBPD </w:t>
      </w:r>
      <w:r w:rsidRPr="003D23B3">
        <w:rPr>
          <w:b/>
          <w:i/>
        </w:rPr>
        <w:t xml:space="preserve">JANUARY 10 </w:t>
      </w:r>
      <w:bookmarkStart w:id="2" w:name="_GoBack"/>
      <w:bookmarkEnd w:id="2"/>
    </w:p>
    <w:p w14:paraId="411AA590" w14:textId="1AD8AD57" w:rsidR="00014A2A" w:rsidRPr="004A045C" w:rsidRDefault="00B01EDB" w:rsidP="00B01EDB">
      <w:pPr>
        <w:pStyle w:val="Heading2"/>
        <w:keepNext w:val="0"/>
        <w:keepLines w:val="0"/>
        <w:spacing w:before="480"/>
      </w:pPr>
      <w:r w:rsidRPr="004A045C">
        <w:rPr>
          <w:b/>
        </w:rPr>
        <w:lastRenderedPageBreak/>
        <w:t>Abstract</w:t>
      </w:r>
    </w:p>
    <w:p w14:paraId="364E5FC0" w14:textId="6E916471" w:rsidR="00014A2A" w:rsidRPr="004A045C" w:rsidRDefault="00B01EDB" w:rsidP="004A045C">
      <w:pPr>
        <w:pStyle w:val="Normal1"/>
        <w:ind w:firstLine="720"/>
      </w:pPr>
      <w:r w:rsidRPr="004A045C">
        <w:t xml:space="preserve">Pacific geoduck aquaculture is a growing </w:t>
      </w:r>
      <w:proofErr w:type="gramStart"/>
      <w:r w:rsidRPr="004A045C">
        <w:t>industry,</w:t>
      </w:r>
      <w:proofErr w:type="gramEnd"/>
      <w:r w:rsidRPr="004A045C">
        <w:t xml:space="preserve"> however little is known about how geoduck respond to varying environmental conditions, or how production might be impacted by low pH associated with ocean acidification. Ocean acidification research is increasingly incorporating multiple environmental drivers and natural pH variability into biological response studies for more complete understanding of the effects of projected ocean conditions. In this study, eelgrass habitats and environmental heterogeneity across four estuarine bays were leveraged to examine low pH effects on geoduck under different natural regimes, using proteomics to assess physiology. Juvenile geoduck </w:t>
      </w:r>
      <w:proofErr w:type="gramStart"/>
      <w:r w:rsidRPr="004A045C">
        <w:t>were</w:t>
      </w:r>
      <w:proofErr w:type="gramEnd"/>
      <w:r w:rsidRPr="004A045C">
        <w:t xml:space="preserve"> deployed in eelgrass and adjacent unvegetated habitats for 30 days while pH, temperature, dissolved oxygen, and salinity were monitored. Across the four bays pH was lower in unvegetated habitats compared to eelgrass habitats, however this did not impact geoduck growth, survival, or proteomic expression patterns</w:t>
      </w:r>
      <w:ins w:id="3" w:author="Laura H Spencer" w:date="2018-12-12T13:12:00Z">
        <w:r w:rsidR="003D2DD2">
          <w:t xml:space="preserve"> in gill tissue</w:t>
        </w:r>
      </w:ins>
      <w:r w:rsidRPr="004A045C">
        <w:t xml:space="preserve">. However, across all sites temperature and dissolved oxygen corresponded to growth and </w:t>
      </w:r>
      <w:ins w:id="4" w:author="Laura H Spencer" w:date="2018-12-12T13:12:00Z">
        <w:r w:rsidR="003D2DD2">
          <w:t xml:space="preserve">targeted </w:t>
        </w:r>
      </w:ins>
      <w:r w:rsidRPr="004A045C">
        <w:t xml:space="preserve">protein </w:t>
      </w:r>
      <w:ins w:id="5" w:author="Laura H Spencer" w:date="2018-12-12T13:12:00Z">
        <w:r w:rsidR="003D2DD2">
          <w:t>abundance</w:t>
        </w:r>
        <w:r w:rsidR="003D2DD2" w:rsidRPr="004A045C">
          <w:t xml:space="preserve"> </w:t>
        </w:r>
      </w:ins>
      <w:r w:rsidRPr="004A045C">
        <w:t>patterns. Specifically, three protein</w:t>
      </w:r>
      <w:r w:rsidR="00D724DF" w:rsidRPr="00D724DF">
        <w:t xml:space="preserve"> </w:t>
      </w:r>
      <w:r w:rsidR="00D724DF" w:rsidRPr="004A045C">
        <w:t>abundance levels</w:t>
      </w:r>
      <w:r w:rsidRPr="004A045C">
        <w:t xml:space="preserve"> (trifunctional-enzyme β-subunit, puromycin-sensitive aminopeptidase, and heat shock protein </w:t>
      </w:r>
      <w:r w:rsidRPr="004A045C">
        <w:rPr>
          <w:rFonts w:eastAsia="Arial Unicode MS"/>
        </w:rPr>
        <w:t>90-</w:t>
      </w:r>
      <w:r w:rsidRPr="004A045C">
        <w:rPr>
          <w:rFonts w:ascii="Menlo Regular" w:eastAsia="Arial Unicode MS" w:hAnsi="Menlo Regular" w:cs="Menlo Regular"/>
        </w:rPr>
        <w:t>⍺</w:t>
      </w:r>
      <w:r w:rsidRPr="004A045C">
        <w:t xml:space="preserve">) and shell growth positively correlated with dissolved oxygen variability and inversely correlated with mean temperature. These results demonstrate that geoduck </w:t>
      </w:r>
      <w:ins w:id="6" w:author="Laura H Spencer" w:date="2018-12-12T13:10:00Z">
        <w:r w:rsidR="003D2DD2">
          <w:t>may be</w:t>
        </w:r>
        <w:r w:rsidR="003D2DD2" w:rsidRPr="004A045C">
          <w:t xml:space="preserve"> </w:t>
        </w:r>
      </w:ins>
      <w:r w:rsidRPr="004A045C">
        <w:t xml:space="preserve">resilient to low pH in a natural setting, and other abiotic factors (i.e. temperature, dissolved oxygen variability) may have a greater influence on geoduck physiology. In </w:t>
      </w:r>
      <w:proofErr w:type="gramStart"/>
      <w:r w:rsidRPr="004A045C">
        <w:t>addition</w:t>
      </w:r>
      <w:proofErr w:type="gramEnd"/>
      <w:r w:rsidRPr="004A045C">
        <w:t xml:space="preserve"> this study contributes to the understanding of how eelgrass </w:t>
      </w:r>
      <w:r w:rsidR="00D724DF">
        <w:t xml:space="preserve">patches </w:t>
      </w:r>
      <w:r w:rsidRPr="004A045C">
        <w:t xml:space="preserve">influences water chemistry. </w:t>
      </w:r>
    </w:p>
    <w:p w14:paraId="77BC2BCD" w14:textId="77777777" w:rsidR="00014A2A" w:rsidRPr="004A045C" w:rsidRDefault="00014A2A" w:rsidP="00B01EDB">
      <w:pPr>
        <w:pStyle w:val="Normal1"/>
        <w:ind w:firstLine="720"/>
      </w:pPr>
    </w:p>
    <w:p w14:paraId="08E95CA0" w14:textId="77777777" w:rsidR="00014A2A" w:rsidRPr="004A045C" w:rsidRDefault="00B01EDB" w:rsidP="00B01EDB">
      <w:pPr>
        <w:pStyle w:val="Normal1"/>
        <w:rPr>
          <w:b/>
          <w:sz w:val="32"/>
          <w:szCs w:val="32"/>
        </w:rPr>
      </w:pPr>
      <w:r w:rsidRPr="004A045C">
        <w:rPr>
          <w:b/>
          <w:sz w:val="32"/>
          <w:szCs w:val="32"/>
        </w:rPr>
        <w:t>Key words</w:t>
      </w:r>
    </w:p>
    <w:p w14:paraId="7B93110E" w14:textId="77777777" w:rsidR="00014A2A" w:rsidRPr="004A045C" w:rsidRDefault="00B01EDB" w:rsidP="00B01EDB">
      <w:pPr>
        <w:pStyle w:val="Normal1"/>
      </w:pPr>
      <w:r w:rsidRPr="004A045C">
        <w:t xml:space="preserve">Aquaculture, comparative physiology, ocean acidification, </w:t>
      </w:r>
      <w:proofErr w:type="spellStart"/>
      <w:r w:rsidRPr="004A045C">
        <w:t>Panopea</w:t>
      </w:r>
      <w:proofErr w:type="spellEnd"/>
      <w:r w:rsidRPr="004A045C">
        <w:t xml:space="preserve"> </w:t>
      </w:r>
      <w:proofErr w:type="spellStart"/>
      <w:r w:rsidRPr="004A045C">
        <w:t>generosa</w:t>
      </w:r>
      <w:proofErr w:type="spellEnd"/>
      <w:r w:rsidRPr="004A045C">
        <w:t>, proteomics</w:t>
      </w:r>
    </w:p>
    <w:p w14:paraId="5402495C" w14:textId="77777777" w:rsidR="00014A2A" w:rsidRPr="004A045C" w:rsidRDefault="00014A2A" w:rsidP="00B01EDB">
      <w:pPr>
        <w:pStyle w:val="Normal1"/>
        <w:rPr>
          <w:b/>
          <w:sz w:val="32"/>
          <w:szCs w:val="32"/>
        </w:rPr>
      </w:pPr>
    </w:p>
    <w:p w14:paraId="76C53140" w14:textId="77777777" w:rsidR="00014A2A" w:rsidRPr="004A045C" w:rsidRDefault="00B01EDB" w:rsidP="00B01EDB">
      <w:pPr>
        <w:pStyle w:val="Normal1"/>
        <w:rPr>
          <w:color w:val="333333"/>
          <w:sz w:val="32"/>
          <w:szCs w:val="32"/>
          <w:shd w:val="clear" w:color="auto" w:fill="FCFCFC"/>
        </w:rPr>
      </w:pPr>
      <w:r w:rsidRPr="004A045C">
        <w:rPr>
          <w:b/>
          <w:sz w:val="32"/>
          <w:szCs w:val="32"/>
        </w:rPr>
        <w:t>Introduction</w:t>
      </w:r>
    </w:p>
    <w:p w14:paraId="05FF547F" w14:textId="77777777" w:rsidR="00014A2A" w:rsidRPr="004A045C" w:rsidRDefault="00B01EDB" w:rsidP="004A045C">
      <w:pPr>
        <w:pStyle w:val="Normal1"/>
        <w:ind w:firstLine="720"/>
      </w:pPr>
      <w:r w:rsidRPr="004A045C">
        <w:t xml:space="preserve">The Pacific geoduck, </w:t>
      </w:r>
      <w:proofErr w:type="spellStart"/>
      <w:r w:rsidRPr="004A045C">
        <w:rPr>
          <w:i/>
        </w:rPr>
        <w:t>Panopea</w:t>
      </w:r>
      <w:proofErr w:type="spellEnd"/>
      <w:r w:rsidRPr="004A045C">
        <w:rPr>
          <w:i/>
        </w:rPr>
        <w:t xml:space="preserve"> </w:t>
      </w:r>
      <w:proofErr w:type="spellStart"/>
      <w:r w:rsidRPr="004A045C">
        <w:rPr>
          <w:i/>
        </w:rPr>
        <w:t>generosa</w:t>
      </w:r>
      <w:proofErr w:type="spellEnd"/>
      <w:r w:rsidRPr="004A045C">
        <w:rPr>
          <w:i/>
        </w:rPr>
        <w:t>,</w:t>
      </w:r>
      <w:r w:rsidRPr="004A045C">
        <w:t xml:space="preserve"> is native to the North American Pacific Coast and is a burgeoning aquaculture species with strong overseas demand as a luxury commodity </w:t>
      </w:r>
      <w:hyperlink r:id="rId10">
        <w:r w:rsidRPr="004A045C">
          <w:rPr>
            <w:color w:val="000000"/>
          </w:rPr>
          <w:t>(</w:t>
        </w:r>
        <w:proofErr w:type="spellStart"/>
        <w:r w:rsidRPr="004A045C">
          <w:rPr>
            <w:color w:val="000000"/>
          </w:rPr>
          <w:t>Coan</w:t>
        </w:r>
        <w:proofErr w:type="spellEnd"/>
      </w:hyperlink>
      <w:hyperlink r:id="rId11">
        <w:r w:rsidRPr="004A045C">
          <w:t xml:space="preserve"> et al.</w:t>
        </w:r>
      </w:hyperlink>
      <w:hyperlink r:id="rId12">
        <w:r w:rsidRPr="004A045C">
          <w:rPr>
            <w:color w:val="000000"/>
          </w:rPr>
          <w:t xml:space="preserve"> 2000; </w:t>
        </w:r>
        <w:proofErr w:type="spellStart"/>
        <w:r w:rsidRPr="004A045C">
          <w:rPr>
            <w:color w:val="000000"/>
          </w:rPr>
          <w:t>Shamshak</w:t>
        </w:r>
        <w:proofErr w:type="spellEnd"/>
        <w:r w:rsidRPr="004A045C">
          <w:rPr>
            <w:color w:val="000000"/>
          </w:rPr>
          <w:t xml:space="preserve"> and King 2015; </w:t>
        </w:r>
        <w:proofErr w:type="spellStart"/>
        <w:r w:rsidRPr="004A045C">
          <w:rPr>
            <w:color w:val="000000"/>
          </w:rPr>
          <w:t>Vadopalas</w:t>
        </w:r>
        <w:proofErr w:type="spellEnd"/>
        <w:r w:rsidRPr="004A045C">
          <w:rPr>
            <w:color w:val="000000"/>
          </w:rPr>
          <w:t xml:space="preserve"> et al. 2010)</w:t>
        </w:r>
      </w:hyperlink>
      <w:r w:rsidRPr="004A045C">
        <w:t xml:space="preserve">. The largest burrowing clam in the world, cultured geoduck reach upwards of 180mm and are harvested after growing approximately 6-7 years in sub- or intertidal sediment </w:t>
      </w:r>
      <w:hyperlink r:id="rId13">
        <w:r w:rsidRPr="004A045C">
          <w:rPr>
            <w:color w:val="000000"/>
          </w:rPr>
          <w:t>(</w:t>
        </w:r>
        <w:proofErr w:type="spellStart"/>
        <w:r w:rsidRPr="004A045C">
          <w:rPr>
            <w:color w:val="000000"/>
          </w:rPr>
          <w:t>Vadopalas</w:t>
        </w:r>
        <w:proofErr w:type="spellEnd"/>
      </w:hyperlink>
      <w:hyperlink r:id="rId14">
        <w:r w:rsidRPr="004A045C">
          <w:t xml:space="preserve"> et al.</w:t>
        </w:r>
      </w:hyperlink>
      <w:hyperlink r:id="rId15">
        <w:r w:rsidRPr="004A045C">
          <w:rPr>
            <w:color w:val="000000"/>
          </w:rPr>
          <w:t xml:space="preserve"> 2015; </w:t>
        </w:r>
      </w:hyperlink>
      <w:hyperlink r:id="rId16">
        <w:r w:rsidRPr="004A045C">
          <w:t>WA DNR website 2018</w:t>
        </w:r>
      </w:hyperlink>
      <w:hyperlink r:id="rId17">
        <w:r w:rsidRPr="004A045C">
          <w:rPr>
            <w:color w:val="000000"/>
          </w:rPr>
          <w:t>; Washington Sea Grant 2013)</w:t>
        </w:r>
      </w:hyperlink>
      <w:r w:rsidRPr="004A045C">
        <w:t xml:space="preserve">. The long grow-out period and high per-animal value highlights the importance of site selection for farmers to maximize investment, however there remains a paucity of data on the optimal environmental conditions for geoduck aquaculture. </w:t>
      </w:r>
    </w:p>
    <w:p w14:paraId="2F594383" w14:textId="14685595" w:rsidR="00014A2A" w:rsidRPr="004A045C" w:rsidRDefault="00B01EDB" w:rsidP="004A045C">
      <w:pPr>
        <w:pStyle w:val="Normal1"/>
        <w:ind w:firstLine="720"/>
        <w:rPr>
          <w:color w:val="333333"/>
          <w:shd w:val="clear" w:color="auto" w:fill="FCFCFC"/>
        </w:rPr>
      </w:pPr>
      <w:r w:rsidRPr="004A045C">
        <w:t xml:space="preserve">As marine </w:t>
      </w:r>
      <w:proofErr w:type="spellStart"/>
      <w:r w:rsidRPr="004A045C">
        <w:t>calcifiers</w:t>
      </w:r>
      <w:proofErr w:type="spellEnd"/>
      <w:r w:rsidRPr="004A045C">
        <w:t xml:space="preserve">, geoduck may be vulnerable to ocean acidification </w:t>
      </w:r>
      <w:r w:rsidRPr="004A045C">
        <w:rPr>
          <w:color w:val="333333"/>
          <w:shd w:val="clear" w:color="auto" w:fill="FCFCFC"/>
        </w:rPr>
        <w:t xml:space="preserve">due to their reliance on calcite and aragonite (forms of calcium carbonate) for shell secretion </w:t>
      </w:r>
      <w:hyperlink r:id="rId18">
        <w:r w:rsidRPr="004A045C">
          <w:rPr>
            <w:color w:val="000000"/>
            <w:shd w:val="clear" w:color="auto" w:fill="FCFCFC"/>
          </w:rPr>
          <w:t>(Orr et al. 2005; Weiss et al. 2002)</w:t>
        </w:r>
      </w:hyperlink>
      <w:r w:rsidRPr="004A045C">
        <w:rPr>
          <w:color w:val="333333"/>
          <w:shd w:val="clear" w:color="auto" w:fill="FCFCFC"/>
        </w:rPr>
        <w:t>, both of which become less biologically available as seawater pH declines with pCO</w:t>
      </w:r>
      <w:r w:rsidRPr="004A045C">
        <w:rPr>
          <w:color w:val="333333"/>
          <w:shd w:val="clear" w:color="auto" w:fill="FCFCFC"/>
          <w:vertAlign w:val="subscript"/>
        </w:rPr>
        <w:t>2</w:t>
      </w:r>
      <w:r w:rsidRPr="004A045C">
        <w:rPr>
          <w:color w:val="333333"/>
          <w:shd w:val="clear" w:color="auto" w:fill="FCFCFC"/>
        </w:rPr>
        <w:t xml:space="preserve"> enrichment </w:t>
      </w:r>
      <w:hyperlink r:id="rId19">
        <w:r w:rsidRPr="004A045C">
          <w:rPr>
            <w:color w:val="000000"/>
            <w:shd w:val="clear" w:color="auto" w:fill="FCFCFC"/>
          </w:rPr>
          <w:t>(Feely et al. 2008)</w:t>
        </w:r>
      </w:hyperlink>
      <w:r w:rsidRPr="004A045C">
        <w:rPr>
          <w:color w:val="333333"/>
          <w:shd w:val="clear" w:color="auto" w:fill="FCFCFC"/>
        </w:rPr>
        <w:t xml:space="preserve">. </w:t>
      </w:r>
      <w:r w:rsidRPr="004A045C">
        <w:t xml:space="preserve">A broadening body of research on marine </w:t>
      </w:r>
      <w:proofErr w:type="spellStart"/>
      <w:r w:rsidRPr="004A045C">
        <w:t>calcifiers</w:t>
      </w:r>
      <w:proofErr w:type="spellEnd"/>
      <w:r w:rsidRPr="004A045C">
        <w:t xml:space="preserve"> indicates that, generally, projected low pH will shift organisms’ physiology to the detriment of species-wide abundances and distributions </w:t>
      </w:r>
      <w:r w:rsidR="00162960">
        <w:rPr>
          <w:color w:val="000000"/>
        </w:rPr>
        <w:fldChar w:fldCharType="begin"/>
      </w:r>
      <w:r w:rsidR="00162960">
        <w:rPr>
          <w:color w:val="000000"/>
        </w:rPr>
        <w:instrText xml:space="preserve"> HYPERLINK "https://paperpile.com/c/u9FQbA/nvrr+se7S+UIGG+8iDj+3VtT+6yKw+UfoG" \h </w:instrText>
      </w:r>
      <w:r w:rsidR="00162960">
        <w:rPr>
          <w:color w:val="000000"/>
        </w:rPr>
        <w:fldChar w:fldCharType="separate"/>
      </w:r>
      <w:r w:rsidRPr="004A045C">
        <w:rPr>
          <w:color w:val="000000"/>
        </w:rPr>
        <w:t>(</w:t>
      </w:r>
      <w:proofErr w:type="spellStart"/>
      <w:r w:rsidRPr="004A045C">
        <w:rPr>
          <w:color w:val="000000"/>
        </w:rPr>
        <w:t>Pörtner</w:t>
      </w:r>
      <w:proofErr w:type="spellEnd"/>
      <w:r w:rsidRPr="004A045C">
        <w:rPr>
          <w:color w:val="000000"/>
        </w:rPr>
        <w:t xml:space="preserve"> 2008; </w:t>
      </w:r>
      <w:proofErr w:type="spellStart"/>
      <w:r w:rsidRPr="004A045C">
        <w:rPr>
          <w:color w:val="000000"/>
        </w:rPr>
        <w:t>Pörtner</w:t>
      </w:r>
      <w:proofErr w:type="spellEnd"/>
      <w:r w:rsidRPr="004A045C">
        <w:rPr>
          <w:color w:val="000000"/>
        </w:rPr>
        <w:t xml:space="preserve"> and Farrell 2008</w:t>
      </w:r>
      <w:ins w:id="7" w:author="Laura H Spencer" w:date="2018-12-17T18:10:00Z">
        <w:r w:rsidR="006D0AB3">
          <w:rPr>
            <w:color w:val="000000"/>
          </w:rPr>
          <w:t>)</w:t>
        </w:r>
      </w:ins>
      <w:r w:rsidR="00162960">
        <w:rPr>
          <w:color w:val="000000"/>
        </w:rPr>
        <w:fldChar w:fldCharType="end"/>
      </w:r>
      <w:r w:rsidRPr="004A045C">
        <w:rPr>
          <w:color w:val="333333"/>
          <w:shd w:val="clear" w:color="auto" w:fill="FCFCFC"/>
        </w:rPr>
        <w:t xml:space="preserve">. However, broad generalizations of how ocean acidification affects </w:t>
      </w:r>
      <w:proofErr w:type="spellStart"/>
      <w:r w:rsidRPr="004A045C">
        <w:rPr>
          <w:color w:val="333333"/>
          <w:shd w:val="clear" w:color="auto" w:fill="FCFCFC"/>
        </w:rPr>
        <w:t>calcifiers</w:t>
      </w:r>
      <w:proofErr w:type="spellEnd"/>
      <w:r w:rsidRPr="004A045C">
        <w:rPr>
          <w:color w:val="333333"/>
          <w:shd w:val="clear" w:color="auto" w:fill="FCFCFC"/>
        </w:rPr>
        <w:t xml:space="preserve"> are few due </w:t>
      </w:r>
      <w:r w:rsidRPr="004A045C">
        <w:rPr>
          <w:color w:val="333333"/>
          <w:shd w:val="clear" w:color="auto" w:fill="FCFCFC"/>
        </w:rPr>
        <w:lastRenderedPageBreak/>
        <w:t xml:space="preserve">to varying pH sensitivity between taxa </w:t>
      </w:r>
      <w:r w:rsidRPr="004A045C">
        <w:rPr>
          <w:color w:val="000000"/>
          <w:shd w:val="clear" w:color="auto" w:fill="FCFCFC"/>
        </w:rPr>
        <w:t>(</w:t>
      </w:r>
      <w:proofErr w:type="spellStart"/>
      <w:r w:rsidR="00162960">
        <w:rPr>
          <w:color w:val="000000"/>
          <w:shd w:val="clear" w:color="auto" w:fill="FCFCFC"/>
        </w:rPr>
        <w:fldChar w:fldCharType="begin"/>
      </w:r>
      <w:r w:rsidR="00162960">
        <w:rPr>
          <w:color w:val="000000"/>
          <w:shd w:val="clear" w:color="auto" w:fill="FCFCFC"/>
        </w:rPr>
        <w:instrText xml:space="preserve"> HYPERLINK "https://paperpile.com/c/u9FQbA/9TPY+exhM+p6Yq+UfoG+xoOe+aW0K" \h </w:instrText>
      </w:r>
      <w:r w:rsidR="00162960">
        <w:rPr>
          <w:color w:val="000000"/>
          <w:shd w:val="clear" w:color="auto" w:fill="FCFCFC"/>
        </w:rPr>
        <w:fldChar w:fldCharType="separate"/>
      </w:r>
      <w:r w:rsidRPr="004A045C">
        <w:rPr>
          <w:color w:val="000000"/>
          <w:shd w:val="clear" w:color="auto" w:fill="FCFCFC"/>
        </w:rPr>
        <w:t>Gazeau</w:t>
      </w:r>
      <w:proofErr w:type="spellEnd"/>
      <w:r w:rsidRPr="004A045C">
        <w:rPr>
          <w:color w:val="000000"/>
          <w:shd w:val="clear" w:color="auto" w:fill="FCFCFC"/>
        </w:rPr>
        <w:t xml:space="preserve"> et al. 2007; </w:t>
      </w:r>
      <w:proofErr w:type="spellStart"/>
      <w:r w:rsidRPr="004A045C">
        <w:rPr>
          <w:color w:val="000000"/>
          <w:shd w:val="clear" w:color="auto" w:fill="FCFCFC"/>
        </w:rPr>
        <w:t>Ries</w:t>
      </w:r>
      <w:proofErr w:type="spellEnd"/>
      <w:r w:rsidR="00162960">
        <w:rPr>
          <w:color w:val="000000"/>
          <w:shd w:val="clear" w:color="auto" w:fill="FCFCFC"/>
        </w:rPr>
        <w:fldChar w:fldCharType="end"/>
      </w:r>
      <w:hyperlink r:id="rId20">
        <w:r w:rsidRPr="004A045C">
          <w:rPr>
            <w:shd w:val="clear" w:color="auto" w:fill="FCFCFC"/>
          </w:rPr>
          <w:t xml:space="preserve"> et al. </w:t>
        </w:r>
      </w:hyperlink>
      <w:hyperlink r:id="rId21">
        <w:r w:rsidRPr="004A045C">
          <w:rPr>
            <w:color w:val="000000"/>
            <w:shd w:val="clear" w:color="auto" w:fill="FCFCFC"/>
          </w:rPr>
          <w:t>2009)</w:t>
        </w:r>
      </w:hyperlink>
      <w:r w:rsidRPr="004A045C">
        <w:rPr>
          <w:color w:val="333333"/>
          <w:shd w:val="clear" w:color="auto" w:fill="FCFCFC"/>
        </w:rPr>
        <w:t xml:space="preserve"> and life stage </w:t>
      </w:r>
      <w:hyperlink r:id="rId22">
        <w:r w:rsidRPr="004A045C">
          <w:rPr>
            <w:color w:val="000000"/>
            <w:shd w:val="clear" w:color="auto" w:fill="FCFCFC"/>
          </w:rPr>
          <w:t>(</w:t>
        </w:r>
        <w:proofErr w:type="spellStart"/>
        <w:r w:rsidRPr="004A045C">
          <w:rPr>
            <w:color w:val="000000"/>
            <w:shd w:val="clear" w:color="auto" w:fill="FCFCFC"/>
          </w:rPr>
          <w:t>Kurihara</w:t>
        </w:r>
        <w:proofErr w:type="spellEnd"/>
        <w:r w:rsidRPr="004A045C">
          <w:rPr>
            <w:color w:val="000000"/>
            <w:shd w:val="clear" w:color="auto" w:fill="FCFCFC"/>
          </w:rPr>
          <w:t xml:space="preserve"> 2008; </w:t>
        </w:r>
        <w:proofErr w:type="spellStart"/>
        <w:r w:rsidRPr="004A045C">
          <w:rPr>
            <w:color w:val="000000"/>
            <w:shd w:val="clear" w:color="auto" w:fill="FCFCFC"/>
          </w:rPr>
          <w:t>Kroeker</w:t>
        </w:r>
        <w:proofErr w:type="spellEnd"/>
        <w:r w:rsidRPr="004A045C">
          <w:rPr>
            <w:color w:val="000000"/>
            <w:shd w:val="clear" w:color="auto" w:fill="FCFCFC"/>
          </w:rPr>
          <w:t xml:space="preserve"> et al.</w:t>
        </w:r>
        <w:r w:rsidRPr="004A045C">
          <w:rPr>
            <w:color w:val="000000"/>
            <w:shd w:val="clear" w:color="auto" w:fill="FCFCFC"/>
          </w:rPr>
          <w:t xml:space="preserve"> </w:t>
        </w:r>
        <w:r w:rsidRPr="004A045C">
          <w:rPr>
            <w:color w:val="000000"/>
            <w:shd w:val="clear" w:color="auto" w:fill="FCFCFC"/>
          </w:rPr>
          <w:t>2010)</w:t>
        </w:r>
      </w:hyperlink>
      <w:ins w:id="8" w:author="Laura H Spencer" w:date="2018-12-17T14:11:00Z">
        <w:r w:rsidR="006A26D7">
          <w:rPr>
            <w:color w:val="333333"/>
            <w:shd w:val="clear" w:color="auto" w:fill="FCFCFC"/>
          </w:rPr>
          <w:t>. For example</w:t>
        </w:r>
      </w:ins>
      <w:ins w:id="9" w:author="Laura H Spencer" w:date="2018-12-17T20:49:00Z">
        <w:r w:rsidR="004814CB">
          <w:rPr>
            <w:color w:val="333333"/>
            <w:shd w:val="clear" w:color="auto" w:fill="FCFCFC"/>
          </w:rPr>
          <w:t>,</w:t>
        </w:r>
      </w:ins>
      <w:ins w:id="10" w:author="Laura H Spencer" w:date="2018-12-17T20:50:00Z">
        <w:r w:rsidR="004814CB">
          <w:rPr>
            <w:color w:val="333333"/>
            <w:shd w:val="clear" w:color="auto" w:fill="FCFCFC"/>
          </w:rPr>
          <w:t xml:space="preserve"> Miller et al. (2009) found that larvae of two species </w:t>
        </w:r>
      </w:ins>
      <w:ins w:id="11" w:author="Laura H Spencer" w:date="2018-12-17T20:58:00Z">
        <w:r w:rsidR="004814CB">
          <w:rPr>
            <w:color w:val="333333"/>
            <w:shd w:val="clear" w:color="auto" w:fill="FCFCFC"/>
          </w:rPr>
          <w:t xml:space="preserve">in the oyster genus </w:t>
        </w:r>
      </w:ins>
      <w:proofErr w:type="spellStart"/>
      <w:ins w:id="12" w:author="Laura H Spencer" w:date="2018-12-17T20:59:00Z">
        <w:r w:rsidR="004814CB" w:rsidRPr="001144E8">
          <w:rPr>
            <w:i/>
            <w:color w:val="333333"/>
            <w:shd w:val="clear" w:color="auto" w:fill="FCFCFC"/>
          </w:rPr>
          <w:t>Crassostrea</w:t>
        </w:r>
      </w:ins>
      <w:proofErr w:type="spellEnd"/>
      <w:ins w:id="13" w:author="Laura H Spencer" w:date="2018-12-17T20:58:00Z">
        <w:r w:rsidR="004814CB">
          <w:rPr>
            <w:color w:val="333333"/>
            <w:shd w:val="clear" w:color="auto" w:fill="FCFCFC"/>
          </w:rPr>
          <w:t xml:space="preserve"> </w:t>
        </w:r>
      </w:ins>
      <w:ins w:id="14" w:author="Laura H Spencer" w:date="2018-12-17T20:50:00Z">
        <w:r w:rsidR="004814CB">
          <w:rPr>
            <w:color w:val="333333"/>
            <w:shd w:val="clear" w:color="auto" w:fill="FCFCFC"/>
          </w:rPr>
          <w:t>varied in their response to elevated pCO</w:t>
        </w:r>
        <w:r w:rsidR="004814CB" w:rsidRPr="001144E8">
          <w:rPr>
            <w:color w:val="333333"/>
            <w:shd w:val="clear" w:color="auto" w:fill="FCFCFC"/>
            <w:vertAlign w:val="subscript"/>
          </w:rPr>
          <w:t>2</w:t>
        </w:r>
        <w:r w:rsidR="004814CB">
          <w:rPr>
            <w:color w:val="333333"/>
            <w:shd w:val="clear" w:color="auto" w:fill="FCFCFC"/>
          </w:rPr>
          <w:t xml:space="preserve">, </w:t>
        </w:r>
      </w:ins>
      <w:ins w:id="15" w:author="Laura H Spencer" w:date="2018-12-17T20:51:00Z">
        <w:r w:rsidR="004814CB">
          <w:rPr>
            <w:color w:val="333333"/>
            <w:shd w:val="clear" w:color="auto" w:fill="FCFCFC"/>
          </w:rPr>
          <w:t>as</w:t>
        </w:r>
      </w:ins>
      <w:ins w:id="16" w:author="Laura H Spencer" w:date="2018-12-17T20:50:00Z">
        <w:r w:rsidR="004814CB">
          <w:rPr>
            <w:color w:val="333333"/>
            <w:shd w:val="clear" w:color="auto" w:fill="FCFCFC"/>
          </w:rPr>
          <w:t xml:space="preserve"> </w:t>
        </w:r>
      </w:ins>
      <w:ins w:id="17" w:author="Laura H Spencer" w:date="2018-12-17T20:59:00Z">
        <w:r w:rsidR="00922B72">
          <w:rPr>
            <w:color w:val="333333"/>
            <w:shd w:val="clear" w:color="auto" w:fill="FCFCFC"/>
          </w:rPr>
          <w:t xml:space="preserve">calcification rates were significantly reduced in </w:t>
        </w:r>
      </w:ins>
      <w:ins w:id="18" w:author="Laura H Spencer" w:date="2018-12-17T20:50:00Z">
        <w:r w:rsidR="004814CB">
          <w:rPr>
            <w:color w:val="333333"/>
            <w:shd w:val="clear" w:color="auto" w:fill="FCFCFC"/>
          </w:rPr>
          <w:t>the Eastern oyster (</w:t>
        </w:r>
      </w:ins>
      <w:ins w:id="19" w:author="Laura H Spencer" w:date="2018-12-17T20:59:00Z">
        <w:r w:rsidR="00922B72">
          <w:rPr>
            <w:i/>
            <w:color w:val="333333"/>
            <w:shd w:val="clear" w:color="auto" w:fill="FCFCFC"/>
          </w:rPr>
          <w:t>C.</w:t>
        </w:r>
      </w:ins>
      <w:ins w:id="20" w:author="Laura H Spencer" w:date="2018-12-17T20:50:00Z">
        <w:r w:rsidR="004814CB" w:rsidRPr="001144E8">
          <w:rPr>
            <w:i/>
            <w:color w:val="333333"/>
            <w:shd w:val="clear" w:color="auto" w:fill="FCFCFC"/>
          </w:rPr>
          <w:t xml:space="preserve"> virginica</w:t>
        </w:r>
        <w:r w:rsidR="004814CB">
          <w:rPr>
            <w:color w:val="333333"/>
            <w:shd w:val="clear" w:color="auto" w:fill="FCFCFC"/>
          </w:rPr>
          <w:t>)</w:t>
        </w:r>
      </w:ins>
      <w:ins w:id="21" w:author="Laura H Spencer" w:date="2018-12-17T20:51:00Z">
        <w:r w:rsidR="004814CB">
          <w:rPr>
            <w:color w:val="333333"/>
            <w:shd w:val="clear" w:color="auto" w:fill="FCFCFC"/>
          </w:rPr>
          <w:t>, but the Suminoe oyste</w:t>
        </w:r>
      </w:ins>
      <w:ins w:id="22" w:author="Laura H Spencer" w:date="2018-12-17T20:52:00Z">
        <w:r w:rsidR="004814CB">
          <w:rPr>
            <w:color w:val="333333"/>
            <w:shd w:val="clear" w:color="auto" w:fill="FCFCFC"/>
          </w:rPr>
          <w:t>r (</w:t>
        </w:r>
        <w:r w:rsidR="004814CB" w:rsidRPr="001144E8">
          <w:rPr>
            <w:i/>
            <w:color w:val="333333"/>
            <w:shd w:val="clear" w:color="auto" w:fill="FCFCFC"/>
          </w:rPr>
          <w:t xml:space="preserve">C. </w:t>
        </w:r>
        <w:proofErr w:type="spellStart"/>
        <w:r w:rsidR="004814CB" w:rsidRPr="001144E8">
          <w:rPr>
            <w:i/>
            <w:color w:val="333333"/>
            <w:shd w:val="clear" w:color="auto" w:fill="FCFCFC"/>
          </w:rPr>
          <w:t>ariakesnsis</w:t>
        </w:r>
        <w:proofErr w:type="spellEnd"/>
        <w:r w:rsidR="004814CB">
          <w:rPr>
            <w:color w:val="333333"/>
            <w:shd w:val="clear" w:color="auto" w:fill="FCFCFC"/>
          </w:rPr>
          <w:t>) showed no negative response</w:t>
        </w:r>
      </w:ins>
      <w:ins w:id="23" w:author="Laura H Spencer" w:date="2018-12-17T14:11:00Z">
        <w:r w:rsidR="006A26D7">
          <w:rPr>
            <w:color w:val="333333"/>
            <w:shd w:val="clear" w:color="auto" w:fill="FCFCFC"/>
          </w:rPr>
          <w:t>.</w:t>
        </w:r>
      </w:ins>
      <w:ins w:id="24" w:author="Laura H Spencer" w:date="2018-12-17T20:52:00Z">
        <w:r w:rsidR="004814CB">
          <w:rPr>
            <w:color w:val="333333"/>
            <w:shd w:val="clear" w:color="auto" w:fill="FCFCFC"/>
          </w:rPr>
          <w:t xml:space="preserve"> </w:t>
        </w:r>
      </w:ins>
      <w:proofErr w:type="gramStart"/>
      <w:ins w:id="25" w:author="Laura H Spencer" w:date="2018-12-17T14:11:00Z">
        <w:r w:rsidR="006A26D7">
          <w:rPr>
            <w:color w:val="333333"/>
            <w:shd w:val="clear" w:color="auto" w:fill="FCFCFC"/>
          </w:rPr>
          <w:t>T</w:t>
        </w:r>
      </w:ins>
      <w:r w:rsidRPr="004A045C">
        <w:rPr>
          <w:color w:val="333333"/>
          <w:shd w:val="clear" w:color="auto" w:fill="FCFCFC"/>
        </w:rPr>
        <w:t>hus</w:t>
      </w:r>
      <w:proofErr w:type="gramEnd"/>
      <w:r w:rsidRPr="004A045C">
        <w:rPr>
          <w:color w:val="333333"/>
          <w:shd w:val="clear" w:color="auto" w:fill="FCFCFC"/>
        </w:rPr>
        <w:t xml:space="preserve"> lessons learned from other bivalve species cannot directly be applied to geoduck without investigation. </w:t>
      </w:r>
    </w:p>
    <w:p w14:paraId="0E7FB4FC" w14:textId="7D8BB355" w:rsidR="00014A2A" w:rsidRPr="004A045C" w:rsidRDefault="00B01EDB" w:rsidP="004A045C">
      <w:pPr>
        <w:pStyle w:val="Normal1"/>
        <w:ind w:firstLine="720"/>
        <w:rPr>
          <w:color w:val="333333"/>
          <w:shd w:val="clear" w:color="auto" w:fill="FCFCFC"/>
        </w:rPr>
      </w:pPr>
      <w:r w:rsidRPr="004A045C">
        <w:t xml:space="preserve">The effect of low pH on cultured geoduck needs to be explored to help the aquaculture industry make informed site selection, selective breeding, and investment decisions. For practical application, geoduck ocean acidification studies should best replicate the natural environment in which they are grown, which is primarily Washington State (90% of global production) in the Puget Sound estuary where environmental drivers vary between </w:t>
      </w:r>
      <w:proofErr w:type="spellStart"/>
      <w:r w:rsidRPr="004A045C">
        <w:t>subbasin</w:t>
      </w:r>
      <w:proofErr w:type="spellEnd"/>
      <w:r w:rsidRPr="004A045C">
        <w:t xml:space="preserve">, season, and diurnal cycle </w:t>
      </w:r>
      <w:hyperlink r:id="rId23">
        <w:r w:rsidRPr="004A045C">
          <w:rPr>
            <w:color w:val="000000"/>
          </w:rPr>
          <w:t xml:space="preserve">(Moore et al. 2008; </w:t>
        </w:r>
        <w:proofErr w:type="spellStart"/>
        <w:r w:rsidRPr="004A045C">
          <w:rPr>
            <w:color w:val="000000"/>
          </w:rPr>
          <w:t>Shamshak</w:t>
        </w:r>
        <w:proofErr w:type="spellEnd"/>
        <w:r w:rsidRPr="004A045C">
          <w:rPr>
            <w:color w:val="000000"/>
          </w:rPr>
          <w:t xml:space="preserve"> and King </w:t>
        </w:r>
        <w:r w:rsidRPr="004A045C">
          <w:rPr>
            <w:color w:val="000000"/>
          </w:rPr>
          <w:t>2</w:t>
        </w:r>
        <w:r w:rsidRPr="004A045C">
          <w:rPr>
            <w:color w:val="000000"/>
          </w:rPr>
          <w:t>015)</w:t>
        </w:r>
      </w:hyperlink>
      <w:r w:rsidRPr="004A045C">
        <w:t xml:space="preserve">. Lessons from more advanced ocean acidification research on other taxa can also be leveraged. For </w:t>
      </w:r>
      <w:proofErr w:type="gramStart"/>
      <w:r w:rsidRPr="004A045C">
        <w:t>example</w:t>
      </w:r>
      <w:proofErr w:type="gramEnd"/>
      <w:r w:rsidRPr="004A045C">
        <w:t xml:space="preserve"> a significant conclusion is that low pH is not occurring in isolation, but rather in conjunction with changes in other environmental drivers </w:t>
      </w:r>
      <w:ins w:id="26" w:author="Laura H Spencer" w:date="2018-12-17T21:30:00Z">
        <w:r w:rsidR="006B33E5">
          <w:t xml:space="preserve">such as </w:t>
        </w:r>
      </w:ins>
      <w:r w:rsidRPr="004A045C">
        <w:t>temperature</w:t>
      </w:r>
      <w:ins w:id="27" w:author="Laura H Spencer" w:date="2018-12-17T21:27:00Z">
        <w:r w:rsidR="006B33E5">
          <w:t xml:space="preserve"> (</w:t>
        </w:r>
      </w:ins>
      <w:ins w:id="28" w:author="Laura H Spencer" w:date="2018-12-17T21:36:00Z">
        <w:r w:rsidR="006B33E5">
          <w:t>m</w:t>
        </w:r>
      </w:ins>
      <w:ins w:id="29" w:author="Laura H Spencer" w:date="2018-12-17T21:35:00Z">
        <w:r w:rsidR="006B33E5">
          <w:t>eta</w:t>
        </w:r>
      </w:ins>
      <w:ins w:id="30" w:author="Laura H Spencer" w:date="2018-12-17T21:36:00Z">
        <w:r w:rsidR="006B33E5">
          <w:t>-</w:t>
        </w:r>
      </w:ins>
      <w:ins w:id="31" w:author="Laura H Spencer" w:date="2018-12-17T21:35:00Z">
        <w:r w:rsidR="006B33E5">
          <w:t>analyses</w:t>
        </w:r>
      </w:ins>
      <w:ins w:id="32" w:author="Laura H Spencer" w:date="2018-12-17T21:36:00Z">
        <w:r w:rsidR="006B33E5">
          <w:t>:</w:t>
        </w:r>
      </w:ins>
      <w:ins w:id="33" w:author="Laura H Spencer" w:date="2018-12-17T21:35:00Z">
        <w:r w:rsidR="006B33E5">
          <w:t xml:space="preserve"> </w:t>
        </w:r>
      </w:ins>
      <w:ins w:id="34" w:author="Laura H Spencer" w:date="2018-12-17T21:34:00Z">
        <w:r w:rsidR="006B33E5">
          <w:t xml:space="preserve">Byrne and </w:t>
        </w:r>
        <w:proofErr w:type="spellStart"/>
        <w:r w:rsidR="006B33E5">
          <w:t>Przeslawski</w:t>
        </w:r>
        <w:proofErr w:type="spellEnd"/>
        <w:r w:rsidR="006B33E5">
          <w:t xml:space="preserve"> 2013; </w:t>
        </w:r>
      </w:ins>
      <w:ins w:id="35" w:author="Laura H Spencer" w:date="2018-12-17T21:28:00Z">
        <w:r w:rsidR="006B33E5">
          <w:t xml:space="preserve">Harvey et al. 2013; </w:t>
        </w:r>
      </w:ins>
      <w:proofErr w:type="spellStart"/>
      <w:ins w:id="36" w:author="Laura H Spencer" w:date="2018-12-17T21:27:00Z">
        <w:r w:rsidR="006B33E5">
          <w:t>Kroeker</w:t>
        </w:r>
        <w:proofErr w:type="spellEnd"/>
        <w:r w:rsidR="006B33E5">
          <w:t xml:space="preserve"> et al. 2013)</w:t>
        </w:r>
      </w:ins>
      <w:r w:rsidRPr="004A045C">
        <w:t>, dissolved oxygen</w:t>
      </w:r>
      <w:ins w:id="37" w:author="Laura H Spencer" w:date="2018-12-17T21:31:00Z">
        <w:r w:rsidR="006B33E5">
          <w:t xml:space="preserve"> (</w:t>
        </w:r>
        <w:proofErr w:type="spellStart"/>
        <w:r w:rsidR="006B33E5">
          <w:t>Gobler</w:t>
        </w:r>
        <w:proofErr w:type="spellEnd"/>
        <w:r w:rsidR="006B33E5">
          <w:t xml:space="preserve"> et al. 2014)</w:t>
        </w:r>
      </w:ins>
      <w:ins w:id="38" w:author="Laura H Spencer" w:date="2018-12-17T21:30:00Z">
        <w:r w:rsidR="006B33E5">
          <w:t>, and</w:t>
        </w:r>
      </w:ins>
      <w:r w:rsidRPr="004A045C">
        <w:t xml:space="preserve"> salinity</w:t>
      </w:r>
      <w:ins w:id="39" w:author="Laura H Spencer" w:date="2018-12-17T21:29:00Z">
        <w:r w:rsidR="006B33E5">
          <w:t xml:space="preserve"> (</w:t>
        </w:r>
      </w:ins>
      <w:proofErr w:type="spellStart"/>
      <w:ins w:id="40" w:author="Laura H Spencer" w:date="2018-12-17T21:30:00Z">
        <w:r w:rsidR="006B33E5">
          <w:t>Przeslawski</w:t>
        </w:r>
        <w:proofErr w:type="spellEnd"/>
        <w:r w:rsidR="006B33E5">
          <w:t xml:space="preserve"> et al. 2015)</w:t>
        </w:r>
      </w:ins>
      <w:r w:rsidRPr="004A045C">
        <w:t>, and thus single-stressor studies are limited in their predictive capacity</w:t>
      </w:r>
      <w:ins w:id="41" w:author="Laura H Spencer" w:date="2018-12-17T21:36:00Z">
        <w:r w:rsidR="006B33E5">
          <w:t>. For example,</w:t>
        </w:r>
      </w:ins>
      <w:ins w:id="42" w:author="Laura H Spencer" w:date="2018-12-17T21:40:00Z">
        <w:r w:rsidR="00721820">
          <w:t xml:space="preserve"> </w:t>
        </w:r>
      </w:ins>
      <w:ins w:id="43" w:author="Laura H Spencer" w:date="2018-12-17T21:43:00Z">
        <w:r w:rsidR="00721820">
          <w:t>an additive</w:t>
        </w:r>
      </w:ins>
      <w:ins w:id="44" w:author="Laura H Spencer" w:date="2018-12-17T21:40:00Z">
        <w:r w:rsidR="00721820">
          <w:t>, negative effect of</w:t>
        </w:r>
      </w:ins>
      <w:ins w:id="45" w:author="Laura H Spencer" w:date="2018-12-17T21:46:00Z">
        <w:r w:rsidR="00721820">
          <w:t xml:space="preserve"> </w:t>
        </w:r>
      </w:ins>
      <w:ins w:id="46" w:author="Laura H Spencer" w:date="2018-12-17T21:40:00Z">
        <w:r w:rsidR="00721820">
          <w:t>elevated</w:t>
        </w:r>
      </w:ins>
      <w:ins w:id="47" w:author="Laura H Spencer" w:date="2018-12-17T21:49:00Z">
        <w:r w:rsidR="00AD29CD">
          <w:t xml:space="preserve"> </w:t>
        </w:r>
      </w:ins>
      <w:ins w:id="48" w:author="Laura H Spencer" w:date="2018-12-17T21:40:00Z">
        <w:r w:rsidR="00721820">
          <w:t>pCO</w:t>
        </w:r>
      </w:ins>
      <w:ins w:id="49" w:author="Laura H Spencer" w:date="2018-12-17T21:41:00Z">
        <w:r w:rsidR="00721820" w:rsidRPr="001144E8">
          <w:rPr>
            <w:vertAlign w:val="subscript"/>
          </w:rPr>
          <w:t>2</w:t>
        </w:r>
        <w:r w:rsidR="00721820">
          <w:t xml:space="preserve"> </w:t>
        </w:r>
      </w:ins>
      <w:ins w:id="50" w:author="Laura H Spencer" w:date="2018-12-17T21:49:00Z">
        <w:r w:rsidR="00AD29CD">
          <w:t xml:space="preserve">and temperature </w:t>
        </w:r>
      </w:ins>
      <w:ins w:id="51" w:author="Laura H Spencer" w:date="2018-12-17T21:41:00Z">
        <w:r w:rsidR="00721820">
          <w:t>was observed in</w:t>
        </w:r>
      </w:ins>
      <w:ins w:id="52" w:author="Laura H Spencer" w:date="2018-12-17T21:46:00Z">
        <w:r w:rsidR="00721820">
          <w:t xml:space="preserve"> survival of</w:t>
        </w:r>
      </w:ins>
      <w:ins w:id="53" w:author="Laura H Spencer" w:date="2018-12-17T21:41:00Z">
        <w:r w:rsidR="00721820">
          <w:t xml:space="preserve"> the juvenile</w:t>
        </w:r>
      </w:ins>
      <w:ins w:id="54" w:author="Laura H Spencer" w:date="2018-12-17T21:40:00Z">
        <w:r w:rsidR="00721820">
          <w:t xml:space="preserve"> giant fluted cl</w:t>
        </w:r>
      </w:ins>
      <w:ins w:id="55" w:author="Laura H Spencer" w:date="2018-12-17T21:41:00Z">
        <w:r w:rsidR="00721820">
          <w:t>am</w:t>
        </w:r>
      </w:ins>
      <w:ins w:id="56" w:author="Laura H Spencer" w:date="2018-12-17T21:40:00Z">
        <w:r w:rsidR="00721820">
          <w:t xml:space="preserve"> (</w:t>
        </w:r>
        <w:r w:rsidR="00721820" w:rsidRPr="006D40EA">
          <w:rPr>
            <w:i/>
          </w:rPr>
          <w:t>Tridacna squamosa</w:t>
        </w:r>
        <w:r w:rsidR="00721820">
          <w:t>)</w:t>
        </w:r>
      </w:ins>
      <w:ins w:id="57" w:author="Laura H Spencer" w:date="2018-12-17T21:41:00Z">
        <w:r w:rsidR="00721820">
          <w:t xml:space="preserve"> (Watson et al. </w:t>
        </w:r>
      </w:ins>
      <w:ins w:id="58" w:author="Laura H Spencer" w:date="2018-12-17T21:42:00Z">
        <w:r w:rsidR="00721820">
          <w:t>2012).</w:t>
        </w:r>
      </w:ins>
      <w:ins w:id="59" w:author="Laura H Spencer" w:date="2018-12-17T21:36:00Z">
        <w:r w:rsidR="006B33E5">
          <w:t xml:space="preserve"> </w:t>
        </w:r>
      </w:ins>
      <w:r w:rsidRPr="004A045C">
        <w:t>Another consideration is the incorporation of naturally-</w:t>
      </w:r>
      <w:ins w:id="60" w:author="Laura H Spencer" w:date="2018-12-17T14:12:00Z">
        <w:r w:rsidR="006A26D7" w:rsidRPr="004A045C">
          <w:t>occurring</w:t>
        </w:r>
      </w:ins>
      <w:r w:rsidRPr="004A045C">
        <w:t xml:space="preserve"> diurnal pH variability into ocean acidification studies, as variable pH can have differing effects on marine </w:t>
      </w:r>
      <w:proofErr w:type="spellStart"/>
      <w:r w:rsidRPr="004A045C">
        <w:t>calcifiers</w:t>
      </w:r>
      <w:proofErr w:type="spellEnd"/>
      <w:r w:rsidRPr="004A045C">
        <w:t xml:space="preserve"> compared to </w:t>
      </w:r>
      <w:r w:rsidRPr="004A045C">
        <w:rPr>
          <w:color w:val="333333"/>
        </w:rPr>
        <w:t>persistent low pH</w:t>
      </w:r>
      <w:ins w:id="61" w:author="Laura H Spencer" w:date="2018-12-17T21:54:00Z">
        <w:r w:rsidR="001144E8">
          <w:rPr>
            <w:color w:val="333333"/>
          </w:rPr>
          <w:t xml:space="preserve"> (Review, Boyd et al. 2016).</w:t>
        </w:r>
      </w:ins>
      <w:ins w:id="62" w:author="Laura H Spencer" w:date="2018-12-17T21:59:00Z">
        <w:r w:rsidR="001E1268">
          <w:rPr>
            <w:color w:val="333333"/>
          </w:rPr>
          <w:t xml:space="preserve"> </w:t>
        </w:r>
      </w:ins>
      <w:ins w:id="63" w:author="Laura H Spencer" w:date="2018-12-17T14:12:00Z">
        <w:r w:rsidR="006A26D7">
          <w:rPr>
            <w:color w:val="333333"/>
            <w:shd w:val="clear" w:color="auto" w:fill="FCFCFC"/>
          </w:rPr>
          <w:t>For exa</w:t>
        </w:r>
      </w:ins>
      <w:ins w:id="64" w:author="Laura H Spencer" w:date="2018-12-17T14:13:00Z">
        <w:r w:rsidR="006A26D7">
          <w:rPr>
            <w:color w:val="333333"/>
            <w:shd w:val="clear" w:color="auto" w:fill="FCFCFC"/>
          </w:rPr>
          <w:t>mple,</w:t>
        </w:r>
      </w:ins>
      <w:ins w:id="65" w:author="Laura H Spencer" w:date="2018-12-17T21:55:00Z">
        <w:r w:rsidR="001144E8">
          <w:rPr>
            <w:color w:val="333333"/>
            <w:shd w:val="clear" w:color="auto" w:fill="FCFCFC"/>
          </w:rPr>
          <w:t xml:space="preserve"> </w:t>
        </w:r>
      </w:ins>
      <w:ins w:id="66" w:author="Laura H Spencer" w:date="2018-12-17T21:56:00Z">
        <w:r w:rsidR="001144E8">
          <w:rPr>
            <w:color w:val="333333"/>
            <w:shd w:val="clear" w:color="auto" w:fill="FCFCFC"/>
          </w:rPr>
          <w:t xml:space="preserve">a study </w:t>
        </w:r>
      </w:ins>
      <w:ins w:id="67" w:author="Laura H Spencer" w:date="2018-12-17T21:58:00Z">
        <w:r w:rsidR="00CA3CE6">
          <w:rPr>
            <w:color w:val="333333"/>
            <w:shd w:val="clear" w:color="auto" w:fill="FCFCFC"/>
          </w:rPr>
          <w:t xml:space="preserve">assessing </w:t>
        </w:r>
      </w:ins>
      <w:ins w:id="68" w:author="Laura H Spencer" w:date="2018-12-17T21:56:00Z">
        <w:r w:rsidR="001144E8">
          <w:rPr>
            <w:color w:val="333333"/>
            <w:shd w:val="clear" w:color="auto" w:fill="FCFCFC"/>
          </w:rPr>
          <w:t xml:space="preserve">diurnal variability in temperature and pH observed a synergistic </w:t>
        </w:r>
      </w:ins>
      <w:ins w:id="69" w:author="Laura H Spencer" w:date="2018-12-17T21:57:00Z">
        <w:r w:rsidR="001144E8">
          <w:rPr>
            <w:color w:val="333333"/>
            <w:shd w:val="clear" w:color="auto" w:fill="FCFCFC"/>
          </w:rPr>
          <w:t>effect of thermal and pH variation on porcelain crab metabolism</w:t>
        </w:r>
      </w:ins>
      <w:ins w:id="70" w:author="Laura H Spencer" w:date="2018-12-17T21:58:00Z">
        <w:r w:rsidR="00CA3CE6">
          <w:rPr>
            <w:color w:val="333333"/>
            <w:shd w:val="clear" w:color="auto" w:fill="FCFCFC"/>
          </w:rPr>
          <w:t xml:space="preserve"> (Paganini et al. 20</w:t>
        </w:r>
      </w:ins>
      <w:ins w:id="71" w:author="Laura H Spencer" w:date="2018-12-17T21:59:00Z">
        <w:r w:rsidR="00CA3CE6">
          <w:rPr>
            <w:color w:val="333333"/>
            <w:shd w:val="clear" w:color="auto" w:fill="FCFCFC"/>
          </w:rPr>
          <w:t xml:space="preserve">14). </w:t>
        </w:r>
      </w:ins>
    </w:p>
    <w:p w14:paraId="544EEA75" w14:textId="36CB2749" w:rsidR="00014A2A" w:rsidRPr="004A045C" w:rsidRDefault="00B01EDB" w:rsidP="004A045C">
      <w:pPr>
        <w:pStyle w:val="Normal1"/>
        <w:ind w:firstLine="720"/>
      </w:pPr>
      <w:r w:rsidRPr="004A045C">
        <w:rPr>
          <w:color w:val="333333"/>
          <w:shd w:val="clear" w:color="auto" w:fill="FCFCFC"/>
        </w:rPr>
        <w:t xml:space="preserve">To best predict the effect of ocean acidification on geoduck aquaculture this project deployed geoduck in variable environmental conditions and leveraged the natural pH differences between eelgrass and unvegetated habitats in Washington State estuaries. </w:t>
      </w:r>
      <w:r w:rsidRPr="004A045C">
        <w:t>Ocean acidification studies are increasingly exploiting naturally low pH systems to monitor the environmental heterogeneity alongside test organisms</w:t>
      </w:r>
      <w:ins w:id="72" w:author="Laura H Spencer" w:date="2018-12-17T22:03:00Z">
        <w:r w:rsidR="0007765A">
          <w:t xml:space="preserve">, </w:t>
        </w:r>
      </w:ins>
      <w:r w:rsidRPr="004A045C">
        <w:t>for example</w:t>
      </w:r>
      <w:ins w:id="73" w:author="Laura H Spencer" w:date="2018-12-17T22:03:00Z">
        <w:r w:rsidR="0007765A">
          <w:t xml:space="preserve"> in</w:t>
        </w:r>
      </w:ins>
      <w:r w:rsidRPr="004A045C">
        <w:t xml:space="preserve"> hydrothermal vents</w:t>
      </w:r>
      <w:ins w:id="74" w:author="Laura H Spencer" w:date="2018-12-17T22:01:00Z">
        <w:r w:rsidR="0007765A">
          <w:t xml:space="preserve"> (</w:t>
        </w:r>
        <w:proofErr w:type="spellStart"/>
        <w:r w:rsidR="0007765A">
          <w:t>Tunnicliffe</w:t>
        </w:r>
        <w:proofErr w:type="spellEnd"/>
        <w:r w:rsidR="0007765A">
          <w:t xml:space="preserve"> et al. 2009; Kerrison et al. 2011)</w:t>
        </w:r>
      </w:ins>
      <w:r w:rsidRPr="004A045C">
        <w:t>, shallow CO</w:t>
      </w:r>
      <w:r w:rsidRPr="004A045C">
        <w:rPr>
          <w:vertAlign w:val="subscript"/>
        </w:rPr>
        <w:t>2</w:t>
      </w:r>
      <w:r w:rsidRPr="004A045C">
        <w:t xml:space="preserve"> seeps</w:t>
      </w:r>
      <w:ins w:id="75" w:author="Laura H Spencer" w:date="2018-12-17T22:00:00Z">
        <w:r w:rsidR="0007765A">
          <w:t xml:space="preserve"> (Duquette et al. 2017)</w:t>
        </w:r>
      </w:ins>
      <w:r w:rsidRPr="004A045C">
        <w:t>, coastal upwelling regions and eutrophic estuaries</w:t>
      </w:r>
      <w:ins w:id="76" w:author="Laura H Spencer" w:date="2018-12-17T22:00:00Z">
        <w:r w:rsidR="0007765A">
          <w:t xml:space="preserve"> (</w:t>
        </w:r>
        <w:proofErr w:type="spellStart"/>
        <w:r w:rsidR="0007765A">
          <w:t>Howarth</w:t>
        </w:r>
        <w:proofErr w:type="spellEnd"/>
        <w:r w:rsidR="0007765A">
          <w:t xml:space="preserve"> et al. 2011</w:t>
        </w:r>
      </w:ins>
      <w:ins w:id="77" w:author="Laura H Spencer" w:date="2018-12-17T22:01:00Z">
        <w:r w:rsidR="0007765A">
          <w:t>; Thomsen et al. 2013</w:t>
        </w:r>
      </w:ins>
      <w:ins w:id="78" w:author="Laura H Spencer" w:date="2018-12-17T22:00:00Z">
        <w:r w:rsidR="0007765A">
          <w:t>)</w:t>
        </w:r>
      </w:ins>
      <w:ins w:id="79" w:author="Laura H Spencer" w:date="2018-12-17T22:07:00Z">
        <w:r w:rsidR="004E595D">
          <w:t xml:space="preserve">. </w:t>
        </w:r>
      </w:ins>
      <w:ins w:id="80" w:author="Laura H Spencer" w:date="2018-12-17T22:14:00Z">
        <w:r w:rsidR="008B4964">
          <w:t>For example,</w:t>
        </w:r>
      </w:ins>
      <w:ins w:id="81" w:author="Laura H Spencer" w:date="2018-12-18T11:19:00Z">
        <w:r w:rsidR="00FE730D">
          <w:t xml:space="preserve"> Ringwood and Keppler (2002) deployed </w:t>
        </w:r>
        <w:proofErr w:type="spellStart"/>
        <w:r w:rsidR="00FE730D" w:rsidRPr="003D2504">
          <w:rPr>
            <w:i/>
          </w:rPr>
          <w:t>Mercenaria</w:t>
        </w:r>
        <w:proofErr w:type="spellEnd"/>
        <w:r w:rsidR="00FE730D" w:rsidRPr="003D2504">
          <w:rPr>
            <w:i/>
          </w:rPr>
          <w:t xml:space="preserve"> </w:t>
        </w:r>
        <w:proofErr w:type="spellStart"/>
        <w:r w:rsidR="00FE730D" w:rsidRPr="003D2504">
          <w:rPr>
            <w:i/>
          </w:rPr>
          <w:t>mercenaria</w:t>
        </w:r>
        <w:proofErr w:type="spellEnd"/>
        <w:r w:rsidR="00FE730D">
          <w:t xml:space="preserve"> clams in the </w:t>
        </w:r>
      </w:ins>
      <w:ins w:id="82" w:author="Laura H Spencer" w:date="2018-12-18T11:22:00Z">
        <w:r w:rsidR="00FE730D">
          <w:t>Charleston Harbor</w:t>
        </w:r>
      </w:ins>
      <w:ins w:id="83" w:author="Laura H Spencer" w:date="2018-12-18T11:19:00Z">
        <w:r w:rsidR="00FE730D">
          <w:t xml:space="preserve"> estuary</w:t>
        </w:r>
      </w:ins>
      <w:ins w:id="84" w:author="Laura H Spencer" w:date="2018-12-18T11:22:00Z">
        <w:r w:rsidR="00FE730D">
          <w:t xml:space="preserve"> in South Carolina</w:t>
        </w:r>
      </w:ins>
      <w:ins w:id="85" w:author="Laura H Spencer" w:date="2018-12-18T11:19:00Z">
        <w:r w:rsidR="00FE730D">
          <w:t xml:space="preserve"> while collecting </w:t>
        </w:r>
      </w:ins>
      <w:ins w:id="86" w:author="Laura H Spencer" w:date="2018-12-18T11:10:00Z">
        <w:r w:rsidR="00FE730D">
          <w:t>physical-chemical</w:t>
        </w:r>
      </w:ins>
      <w:ins w:id="87" w:author="Laura H Spencer" w:date="2018-12-18T11:20:00Z">
        <w:r w:rsidR="00FE730D">
          <w:t xml:space="preserve"> </w:t>
        </w:r>
        <w:proofErr w:type="gramStart"/>
        <w:r w:rsidR="00FE730D">
          <w:t>parameters, and</w:t>
        </w:r>
        <w:proofErr w:type="gramEnd"/>
        <w:r w:rsidR="00FE730D">
          <w:t xml:space="preserve"> observed that while salinity was the primary determinant of growth, pH </w:t>
        </w:r>
      </w:ins>
      <w:ins w:id="88" w:author="Laura H Spencer" w:date="2018-12-18T11:21:00Z">
        <w:r w:rsidR="00FE730D">
          <w:t xml:space="preserve">was also important particularly </w:t>
        </w:r>
      </w:ins>
      <w:ins w:id="89" w:author="Laura H Spencer" w:date="2018-12-18T11:23:00Z">
        <w:r w:rsidR="00FE730D">
          <w:t>when salinity was low,</w:t>
        </w:r>
      </w:ins>
      <w:ins w:id="90" w:author="Laura H Spencer" w:date="2018-12-18T11:21:00Z">
        <w:r w:rsidR="00FE730D">
          <w:t xml:space="preserve"> and when pH dropped below a 7.5</w:t>
        </w:r>
      </w:ins>
      <w:r w:rsidRPr="004A045C">
        <w:t>.</w:t>
      </w:r>
      <w:ins w:id="91" w:author="Laura H Spencer" w:date="2018-12-17T14:13:00Z">
        <w:r w:rsidR="006A26D7">
          <w:t xml:space="preserve"> </w:t>
        </w:r>
      </w:ins>
      <w:ins w:id="92" w:author="Laura H Spencer" w:date="2018-12-18T11:22:00Z">
        <w:r w:rsidR="00FE730D" w:rsidRPr="004A045C">
          <w:rPr>
            <w:color w:val="333333"/>
            <w:shd w:val="clear" w:color="auto" w:fill="FCFCFC"/>
          </w:rPr>
          <w:t xml:space="preserve">Compared to controlled laboratory studies, these </w:t>
        </w:r>
        <w:r w:rsidR="00FE730D" w:rsidRPr="004A045C">
          <w:t xml:space="preserve">deployment studies can uniquely incorporate </w:t>
        </w:r>
        <w:r w:rsidR="00FE730D" w:rsidRPr="004A045C">
          <w:rPr>
            <w:color w:val="333333"/>
            <w:shd w:val="clear" w:color="auto" w:fill="FCFCFC"/>
          </w:rPr>
          <w:t xml:space="preserve">daily cycles </w:t>
        </w:r>
        <w:r w:rsidR="00FE730D" w:rsidRPr="004A045C">
          <w:t>in air exposure, temperature, pH, dissolved oxygen, salinity, and food availability</w:t>
        </w:r>
      </w:ins>
      <w:ins w:id="93" w:author="Laura H Spencer" w:date="2018-12-18T11:24:00Z">
        <w:r w:rsidR="00FE730D">
          <w:t>.</w:t>
        </w:r>
      </w:ins>
    </w:p>
    <w:p w14:paraId="72856C35" w14:textId="44662BAD" w:rsidR="00014A2A" w:rsidRPr="004A045C" w:rsidRDefault="00B01EDB" w:rsidP="004A045C">
      <w:pPr>
        <w:pStyle w:val="Normal1"/>
        <w:ind w:firstLine="720"/>
      </w:pPr>
      <w:r w:rsidRPr="004A045C">
        <w:t xml:space="preserve">Estuaries along the United States Pacific Coast are ideal, natural mesocosms for examining the effect of ocean acidification on commercially vital </w:t>
      </w:r>
      <w:proofErr w:type="spellStart"/>
      <w:r w:rsidRPr="004A045C">
        <w:t>calcifiers</w:t>
      </w:r>
      <w:proofErr w:type="spellEnd"/>
      <w:r w:rsidRPr="004A045C">
        <w:t xml:space="preserve">, as they contain dense macroalgae beds </w:t>
      </w:r>
      <w:hyperlink r:id="rId24">
        <w:r w:rsidRPr="004A045C">
          <w:rPr>
            <w:color w:val="000000"/>
          </w:rPr>
          <w:t>(</w:t>
        </w:r>
        <w:proofErr w:type="spellStart"/>
        <w:r w:rsidRPr="004A045C">
          <w:rPr>
            <w:color w:val="000000"/>
          </w:rPr>
          <w:t>Bulthuis</w:t>
        </w:r>
        <w:proofErr w:type="spellEnd"/>
        <w:r w:rsidRPr="004A045C">
          <w:rPr>
            <w:color w:val="000000"/>
          </w:rPr>
          <w:t xml:space="preserve"> 1995)</w:t>
        </w:r>
      </w:hyperlink>
      <w:r w:rsidRPr="004A045C">
        <w:t xml:space="preserve">, environmental conditions that vary considerably between </w:t>
      </w:r>
      <w:proofErr w:type="spellStart"/>
      <w:r w:rsidRPr="004A045C">
        <w:t>subbasins</w:t>
      </w:r>
      <w:proofErr w:type="spellEnd"/>
      <w:r w:rsidRPr="004A045C">
        <w:t xml:space="preserve"> </w:t>
      </w:r>
      <w:hyperlink r:id="rId25">
        <w:r w:rsidRPr="004A045C">
          <w:rPr>
            <w:color w:val="000000"/>
          </w:rPr>
          <w:t>(Babson</w:t>
        </w:r>
      </w:hyperlink>
      <w:hyperlink r:id="rId26">
        <w:r w:rsidRPr="004A045C">
          <w:t xml:space="preserve"> et al. </w:t>
        </w:r>
      </w:hyperlink>
      <w:hyperlink r:id="rId27">
        <w:r w:rsidRPr="004A045C">
          <w:rPr>
            <w:color w:val="000000"/>
          </w:rPr>
          <w:t xml:space="preserve">2006; Banas et al. 2004; </w:t>
        </w:r>
        <w:proofErr w:type="spellStart"/>
        <w:r w:rsidRPr="004A045C">
          <w:rPr>
            <w:color w:val="000000"/>
          </w:rPr>
          <w:t>Dethier</w:t>
        </w:r>
        <w:proofErr w:type="spellEnd"/>
        <w:r w:rsidRPr="004A045C">
          <w:rPr>
            <w:color w:val="000000"/>
          </w:rPr>
          <w:t xml:space="preserve"> et al. 2010; Moore et al. 2008; Yang and </w:t>
        </w:r>
        <w:proofErr w:type="spellStart"/>
        <w:r w:rsidRPr="004A045C">
          <w:rPr>
            <w:color w:val="000000"/>
          </w:rPr>
          <w:t>Khangaonkar</w:t>
        </w:r>
        <w:proofErr w:type="spellEnd"/>
        <w:r w:rsidRPr="004A045C">
          <w:rPr>
            <w:color w:val="000000"/>
          </w:rPr>
          <w:t xml:space="preserve"> 2010)</w:t>
        </w:r>
      </w:hyperlink>
      <w:r w:rsidRPr="004A045C">
        <w:t xml:space="preserve">, and have rich communities of native and cultured shellfish </w:t>
      </w:r>
      <w:hyperlink r:id="rId28">
        <w:r w:rsidRPr="004A045C">
          <w:rPr>
            <w:color w:val="000000"/>
          </w:rPr>
          <w:t>(</w:t>
        </w:r>
        <w:proofErr w:type="spellStart"/>
        <w:r w:rsidRPr="004A045C">
          <w:rPr>
            <w:color w:val="000000"/>
          </w:rPr>
          <w:t>Dethier</w:t>
        </w:r>
        <w:proofErr w:type="spellEnd"/>
        <w:r w:rsidRPr="004A045C">
          <w:rPr>
            <w:color w:val="000000"/>
          </w:rPr>
          <w:t xml:space="preserve"> et al. 2006; Miller et al. 2009; Washington Sea Grant 2015)</w:t>
        </w:r>
      </w:hyperlink>
      <w:r w:rsidRPr="004A045C">
        <w:t xml:space="preserve">. Furthermore, coastal estuaries have already shifted towards lower pH, warmer averages, and are projected to </w:t>
      </w:r>
      <w:r w:rsidRPr="004A045C">
        <w:lastRenderedPageBreak/>
        <w:t xml:space="preserve">continue along this trend </w:t>
      </w:r>
      <w:hyperlink r:id="rId29">
        <w:r w:rsidRPr="004A045C">
          <w:rPr>
            <w:color w:val="000000"/>
          </w:rPr>
          <w:t>(</w:t>
        </w:r>
        <w:proofErr w:type="spellStart"/>
        <w:r w:rsidRPr="004A045C">
          <w:rPr>
            <w:color w:val="000000"/>
          </w:rPr>
          <w:t>Abatzoglou</w:t>
        </w:r>
        <w:proofErr w:type="spellEnd"/>
      </w:hyperlink>
      <w:hyperlink r:id="rId30">
        <w:r w:rsidRPr="004A045C">
          <w:t xml:space="preserve"> et al. </w:t>
        </w:r>
      </w:hyperlink>
      <w:hyperlink r:id="rId31">
        <w:r w:rsidRPr="004A045C">
          <w:rPr>
            <w:color w:val="000000"/>
          </w:rPr>
          <w:t>2013; Busch</w:t>
        </w:r>
      </w:hyperlink>
      <w:hyperlink r:id="rId32">
        <w:r w:rsidRPr="004A045C">
          <w:t xml:space="preserve"> et al.</w:t>
        </w:r>
      </w:hyperlink>
      <w:hyperlink r:id="rId33">
        <w:r w:rsidRPr="004A045C">
          <w:rPr>
            <w:color w:val="000000"/>
          </w:rPr>
          <w:t xml:space="preserve"> 2013; </w:t>
        </w:r>
        <w:proofErr w:type="spellStart"/>
        <w:r w:rsidRPr="004A045C">
          <w:rPr>
            <w:color w:val="000000"/>
          </w:rPr>
          <w:t>Doney</w:t>
        </w:r>
        <w:proofErr w:type="spellEnd"/>
        <w:r w:rsidRPr="004A045C">
          <w:rPr>
            <w:color w:val="000000"/>
          </w:rPr>
          <w:t xml:space="preserve"> et al. 2007; Feely et al. 2012, 2010, 2008; Mote and </w:t>
        </w:r>
        <w:proofErr w:type="spellStart"/>
        <w:r w:rsidRPr="004A045C">
          <w:rPr>
            <w:color w:val="000000"/>
          </w:rPr>
          <w:t>Salathé</w:t>
        </w:r>
        <w:proofErr w:type="spellEnd"/>
        <w:r w:rsidRPr="004A045C">
          <w:rPr>
            <w:color w:val="000000"/>
          </w:rPr>
          <w:t xml:space="preserve"> 2010)</w:t>
        </w:r>
      </w:hyperlink>
      <w:r w:rsidRPr="004A045C">
        <w:t xml:space="preserve">. The buffering capacity of macroalgae (seagrass meadows, kelp forests) allows for block-designed experiments to examine the effect of pH, while controlling for varying background environments and maintaining diurnal fluctuations </w:t>
      </w:r>
      <w:r w:rsidR="00162960">
        <w:rPr>
          <w:color w:val="000000"/>
        </w:rPr>
        <w:fldChar w:fldCharType="begin"/>
      </w:r>
      <w:r w:rsidR="00162960">
        <w:rPr>
          <w:color w:val="000000"/>
        </w:rPr>
        <w:instrText xml:space="preserve"> HYPERLINK "https://paperpile.com/c/u9FQbA/3RDC+2gzC+IcB4" \h </w:instrText>
      </w:r>
      <w:r w:rsidR="00162960">
        <w:rPr>
          <w:color w:val="000000"/>
        </w:rPr>
        <w:fldChar w:fldCharType="separate"/>
      </w:r>
      <w:r w:rsidRPr="004A045C">
        <w:rPr>
          <w:color w:val="000000"/>
        </w:rPr>
        <w:t>(</w:t>
      </w:r>
      <w:proofErr w:type="spellStart"/>
      <w:r w:rsidRPr="004A045C">
        <w:rPr>
          <w:color w:val="000000"/>
        </w:rPr>
        <w:t>Middelboe</w:t>
      </w:r>
      <w:proofErr w:type="spellEnd"/>
      <w:r w:rsidRPr="004A045C">
        <w:rPr>
          <w:color w:val="000000"/>
        </w:rPr>
        <w:t xml:space="preserve"> and Hansen 2007; Palacios and Zimmerman 2007; Wahl et al. 2018</w:t>
      </w:r>
      <w:ins w:id="94" w:author="Laura H Spencer" w:date="2018-12-18T11:25:00Z">
        <w:r w:rsidR="00FE730D">
          <w:rPr>
            <w:color w:val="000000"/>
          </w:rPr>
          <w:t xml:space="preserve">; </w:t>
        </w:r>
        <w:proofErr w:type="spellStart"/>
        <w:r w:rsidR="00FE730D">
          <w:rPr>
            <w:color w:val="000000"/>
          </w:rPr>
          <w:t>Groner</w:t>
        </w:r>
        <w:proofErr w:type="spellEnd"/>
        <w:r w:rsidR="00FE730D">
          <w:rPr>
            <w:color w:val="000000"/>
          </w:rPr>
          <w:t xml:space="preserve"> et al. 2018</w:t>
        </w:r>
      </w:ins>
      <w:r w:rsidRPr="004A045C">
        <w:rPr>
          <w:color w:val="000000"/>
        </w:rPr>
        <w:t>)</w:t>
      </w:r>
      <w:r w:rsidR="00162960">
        <w:rPr>
          <w:color w:val="000000"/>
        </w:rPr>
        <w:fldChar w:fldCharType="end"/>
      </w:r>
      <w:r w:rsidRPr="004A045C">
        <w:t xml:space="preserve">. </w:t>
      </w:r>
    </w:p>
    <w:p w14:paraId="32CA5820" w14:textId="0486809D" w:rsidR="00D9230A" w:rsidRDefault="00B01EDB" w:rsidP="00D9230A">
      <w:pPr>
        <w:pStyle w:val="Normal1"/>
        <w:ind w:firstLine="720"/>
        <w:rPr>
          <w:ins w:id="95" w:author="Laura H Spencer" w:date="2018-12-16T16:31:00Z"/>
        </w:rPr>
      </w:pPr>
      <w:r w:rsidRPr="004A045C">
        <w:rPr>
          <w:shd w:val="clear" w:color="auto" w:fill="FCFCFC"/>
        </w:rPr>
        <w:t>In order to better inform geoduck aquaculture practices, we set out to examine how low pH and other natural variation in environmental conditions influence geoduck growth and physiology, using eelgrass as a primary determinant of water chemistry. Physiology was evaluated with a</w:t>
      </w:r>
      <w:r w:rsidRPr="004A045C">
        <w:t xml:space="preserve"> </w:t>
      </w:r>
      <w:ins w:id="96" w:author="Laura H Spencer" w:date="2018-12-17T14:14:00Z">
        <w:r w:rsidR="006A26D7">
          <w:t xml:space="preserve">unique </w:t>
        </w:r>
      </w:ins>
      <w:r w:rsidRPr="004A045C">
        <w:t>two-phase proteomics approach using Selected Reaction Monitoring, with targets identified using Data Independent Acquisition</w:t>
      </w:r>
      <w:ins w:id="97" w:author="Laura H Spencer" w:date="2018-12-16T16:29:00Z">
        <w:r w:rsidR="00D9230A">
          <w:t xml:space="preserve">, and </w:t>
        </w:r>
      </w:ins>
      <w:ins w:id="98" w:author="Laura H Spencer" w:date="2018-12-16T16:30:00Z">
        <w:r w:rsidR="00D9230A">
          <w:t xml:space="preserve">selected </w:t>
        </w:r>
      </w:ins>
      <w:ins w:id="99" w:author="Laura H Spencer" w:date="2018-12-16T16:31:00Z">
        <w:r w:rsidR="00D9230A">
          <w:t xml:space="preserve">based on prior environmental stress response </w:t>
        </w:r>
      </w:ins>
      <w:ins w:id="100" w:author="Laura H Spencer" w:date="2018-12-16T16:30:00Z">
        <w:r w:rsidR="00D9230A">
          <w:t>studies.</w:t>
        </w:r>
      </w:ins>
      <w:ins w:id="101" w:author="Laura H Spencer" w:date="2018-12-16T16:31:00Z">
        <w:r w:rsidR="00D9230A">
          <w:t xml:space="preserve"> </w:t>
        </w:r>
      </w:ins>
    </w:p>
    <w:p w14:paraId="5CB7C495" w14:textId="29DA25BE" w:rsidR="008E502A" w:rsidRDefault="00D85C59" w:rsidP="008E502A">
      <w:pPr>
        <w:pStyle w:val="Normal1"/>
        <w:ind w:firstLine="720"/>
        <w:rPr>
          <w:ins w:id="102" w:author="Laura H Spencer" w:date="2018-12-16T17:04:00Z"/>
        </w:rPr>
      </w:pPr>
      <w:ins w:id="103" w:author="Laura H Spencer" w:date="2018-12-16T15:13:00Z">
        <w:r>
          <w:t>E</w:t>
        </w:r>
      </w:ins>
      <w:ins w:id="104" w:author="Laura H Spencer" w:date="2018-12-16T13:24:00Z">
        <w:r w:rsidR="00C74BD6">
          <w:t xml:space="preserve">nvironmental stressors are </w:t>
        </w:r>
      </w:ins>
      <w:ins w:id="105" w:author="Laura H Spencer" w:date="2018-12-16T15:14:00Z">
        <w:r>
          <w:t>thought</w:t>
        </w:r>
      </w:ins>
      <w:ins w:id="106" w:author="Laura H Spencer" w:date="2018-12-16T13:24:00Z">
        <w:r w:rsidR="00C74BD6">
          <w:t xml:space="preserve"> to elicit a</w:t>
        </w:r>
      </w:ins>
      <w:ins w:id="107" w:author="Laura H Spencer" w:date="2018-12-16T16:24:00Z">
        <w:r w:rsidR="00D9230A">
          <w:t xml:space="preserve"> broad and</w:t>
        </w:r>
      </w:ins>
      <w:ins w:id="108" w:author="Laura H Spencer" w:date="2018-12-16T13:24:00Z">
        <w:r w:rsidR="00C74BD6">
          <w:t xml:space="preserve"> generic</w:t>
        </w:r>
      </w:ins>
      <w:ins w:id="109" w:author="Laura H Spencer" w:date="2018-12-16T14:05:00Z">
        <w:r w:rsidR="00D01DDA">
          <w:t xml:space="preserve"> transcriptional stress</w:t>
        </w:r>
      </w:ins>
      <w:ins w:id="110" w:author="Laura H Spencer" w:date="2018-12-16T14:01:00Z">
        <w:r w:rsidR="00C74BD6">
          <w:t xml:space="preserve"> response in marine bivalve</w:t>
        </w:r>
      </w:ins>
      <w:ins w:id="111" w:author="Laura H Spencer" w:date="2018-12-16T14:02:00Z">
        <w:r w:rsidR="00C74BD6">
          <w:t>s</w:t>
        </w:r>
      </w:ins>
      <w:ins w:id="112" w:author="Laura H Spencer" w:date="2018-12-16T14:40:00Z">
        <w:r w:rsidR="00280D95">
          <w:t>, with several</w:t>
        </w:r>
      </w:ins>
      <w:ins w:id="113" w:author="Laura H Spencer" w:date="2018-12-16T14:42:00Z">
        <w:r w:rsidR="00280D95">
          <w:t xml:space="preserve"> </w:t>
        </w:r>
      </w:ins>
      <w:ins w:id="114" w:author="Laura H Spencer" w:date="2018-12-16T16:24:00Z">
        <w:r w:rsidR="00D9230A">
          <w:t>protein categories</w:t>
        </w:r>
      </w:ins>
      <w:ins w:id="115" w:author="Laura H Spencer" w:date="2018-12-16T14:40:00Z">
        <w:r w:rsidR="00280D95">
          <w:t xml:space="preserve"> implicated</w:t>
        </w:r>
      </w:ins>
      <w:ins w:id="116" w:author="Laura H Spencer" w:date="2018-12-16T14:42:00Z">
        <w:r w:rsidR="00280D95">
          <w:t xml:space="preserve"> as key </w:t>
        </w:r>
      </w:ins>
      <w:ins w:id="117" w:author="Laura H Spencer" w:date="2018-12-16T16:35:00Z">
        <w:r w:rsidR="00CD3BD4">
          <w:t>damage</w:t>
        </w:r>
      </w:ins>
      <w:ins w:id="118" w:author="Laura H Spencer" w:date="2018-12-16T14:42:00Z">
        <w:r w:rsidR="00280D95">
          <w:t xml:space="preserve"> </w:t>
        </w:r>
        <w:proofErr w:type="spellStart"/>
        <w:r w:rsidR="00280D95">
          <w:t>mitigators</w:t>
        </w:r>
      </w:ins>
      <w:proofErr w:type="spellEnd"/>
      <w:ins w:id="119" w:author="Laura H Spencer" w:date="2018-12-16T14:05:00Z">
        <w:r w:rsidR="00D01DDA">
          <w:t>.</w:t>
        </w:r>
      </w:ins>
      <w:ins w:id="120" w:author="Laura H Spencer" w:date="2018-12-16T14:43:00Z">
        <w:r w:rsidR="00280D95">
          <w:t xml:space="preserve"> T</w:t>
        </w:r>
      </w:ins>
      <w:ins w:id="121" w:author="Laura H Spencer" w:date="2018-12-16T14:05:00Z">
        <w:r w:rsidR="00D01DDA">
          <w:t xml:space="preserve">he </w:t>
        </w:r>
      </w:ins>
      <w:ins w:id="122" w:author="Laura H Spencer" w:date="2018-12-16T14:39:00Z">
        <w:r w:rsidR="0016521C">
          <w:t xml:space="preserve">inducible </w:t>
        </w:r>
      </w:ins>
      <w:ins w:id="123" w:author="Laura H Spencer" w:date="2018-12-16T14:05:00Z">
        <w:r w:rsidR="00D01DDA">
          <w:t>heat shock</w:t>
        </w:r>
      </w:ins>
      <w:ins w:id="124" w:author="Laura H Spencer" w:date="2018-12-16T14:39:00Z">
        <w:r w:rsidR="0016521C">
          <w:t xml:space="preserve"> proteins</w:t>
        </w:r>
      </w:ins>
      <w:ins w:id="125" w:author="Laura H Spencer" w:date="2018-12-16T14:05:00Z">
        <w:r w:rsidR="00D01DDA">
          <w:t xml:space="preserve"> </w:t>
        </w:r>
      </w:ins>
      <w:ins w:id="126" w:author="Laura H Spencer" w:date="2018-12-16T14:38:00Z">
        <w:r w:rsidR="0016521C">
          <w:t>are</w:t>
        </w:r>
      </w:ins>
      <w:ins w:id="127" w:author="Laura H Spencer" w:date="2018-12-16T15:17:00Z">
        <w:r>
          <w:t xml:space="preserve"> </w:t>
        </w:r>
        <w:r>
          <w:rPr>
            <w:color w:val="000000"/>
          </w:rPr>
          <w:t>associated with acute heat, inflammation, heavy metals, and reactive oxygen species, and act as</w:t>
        </w:r>
      </w:ins>
      <w:ins w:id="128" w:author="Laura H Spencer" w:date="2018-12-16T14:38:00Z">
        <w:r w:rsidR="0016521C">
          <w:t xml:space="preserve"> </w:t>
        </w:r>
      </w:ins>
      <w:ins w:id="129" w:author="Laura H Spencer" w:date="2018-12-16T14:07:00Z">
        <w:r w:rsidR="00D01DDA">
          <w:t>chaperon</w:t>
        </w:r>
      </w:ins>
      <w:ins w:id="130" w:author="Laura H Spencer" w:date="2018-12-16T14:39:00Z">
        <w:r w:rsidR="0016521C">
          <w:t>es</w:t>
        </w:r>
      </w:ins>
      <w:ins w:id="131" w:author="Laura H Spencer" w:date="2018-12-16T14:38:00Z">
        <w:r w:rsidR="0016521C">
          <w:t xml:space="preserve"> </w:t>
        </w:r>
      </w:ins>
      <w:ins w:id="132" w:author="Laura H Spencer" w:date="2018-12-16T15:17:00Z">
        <w:r>
          <w:t>to</w:t>
        </w:r>
      </w:ins>
      <w:ins w:id="133" w:author="Laura H Spencer" w:date="2018-12-16T14:38:00Z">
        <w:r w:rsidR="0016521C">
          <w:t xml:space="preserve"> </w:t>
        </w:r>
        <w:r w:rsidR="0016521C">
          <w:rPr>
            <w:color w:val="000000"/>
          </w:rPr>
          <w:t>recognize and bind to unfolded or improperly folded proteins</w:t>
        </w:r>
      </w:ins>
      <w:ins w:id="134" w:author="Laura H Spencer" w:date="2018-12-16T15:17:00Z">
        <w:r>
          <w:rPr>
            <w:color w:val="000000"/>
          </w:rPr>
          <w:t xml:space="preserve"> </w:t>
        </w:r>
      </w:ins>
      <w:ins w:id="135" w:author="Laura H Spencer" w:date="2018-12-16T14:38:00Z">
        <w:r w:rsidR="0016521C">
          <w:fldChar w:fldCharType="begin"/>
        </w:r>
        <w:r w:rsidR="0016521C">
          <w:instrText xml:space="preserve"> HYPERLINK "https://paperpile.com/c/u9FQbA/JDfa" </w:instrText>
        </w:r>
        <w:r w:rsidR="0016521C">
          <w:fldChar w:fldCharType="separate"/>
        </w:r>
        <w:r w:rsidR="0016521C">
          <w:rPr>
            <w:rStyle w:val="Hyperlink"/>
            <w:color w:val="1155CC"/>
          </w:rPr>
          <w:t xml:space="preserve">(Review, </w:t>
        </w:r>
        <w:proofErr w:type="spellStart"/>
        <w:r w:rsidR="0016521C">
          <w:rPr>
            <w:rStyle w:val="Hyperlink"/>
            <w:color w:val="1155CC"/>
          </w:rPr>
          <w:t>Bozaykut</w:t>
        </w:r>
        <w:proofErr w:type="spellEnd"/>
        <w:r w:rsidR="0016521C">
          <w:rPr>
            <w:rStyle w:val="Hyperlink"/>
            <w:color w:val="1155CC"/>
          </w:rPr>
          <w:t xml:space="preserve"> et al. 2014)</w:t>
        </w:r>
        <w:r w:rsidR="0016521C">
          <w:fldChar w:fldCharType="end"/>
        </w:r>
        <w:r w:rsidR="0016521C">
          <w:rPr>
            <w:color w:val="000000"/>
          </w:rPr>
          <w:t xml:space="preserve">. </w:t>
        </w:r>
      </w:ins>
      <w:ins w:id="136" w:author="Laura H Spencer" w:date="2018-12-16T14:40:00Z">
        <w:r w:rsidR="00280D95">
          <w:rPr>
            <w:color w:val="000000"/>
          </w:rPr>
          <w:t>I</w:t>
        </w:r>
      </w:ins>
      <w:ins w:id="137" w:author="Laura H Spencer" w:date="2018-12-16T14:38:00Z">
        <w:r w:rsidR="0016521C">
          <w:rPr>
            <w:color w:val="000000"/>
          </w:rPr>
          <w:t>nduction of HSP90</w:t>
        </w:r>
      </w:ins>
      <w:ins w:id="138" w:author="Laura H Spencer" w:date="2018-12-18T12:37:00Z">
        <w:r w:rsidR="006D40EA">
          <w:rPr>
            <w:color w:val="000000"/>
          </w:rPr>
          <w:t>, for example,</w:t>
        </w:r>
      </w:ins>
      <w:ins w:id="139" w:author="Laura H Spencer" w:date="2018-12-16T14:38:00Z">
        <w:r w:rsidR="0016521C">
          <w:rPr>
            <w:color w:val="000000"/>
          </w:rPr>
          <w:t xml:space="preserve"> has been universally observed thus far in bivalve species </w:t>
        </w:r>
        <w:r w:rsidR="0016521C">
          <w:fldChar w:fldCharType="begin"/>
        </w:r>
        <w:r w:rsidR="0016521C">
          <w:instrText xml:space="preserve"> HYPERLINK "https://paperpile.com/c/u9FQbA/M75P" </w:instrText>
        </w:r>
        <w:r w:rsidR="0016521C">
          <w:fldChar w:fldCharType="separate"/>
        </w:r>
        <w:r w:rsidR="0016521C">
          <w:rPr>
            <w:rStyle w:val="Hyperlink"/>
            <w:color w:val="1155CC"/>
          </w:rPr>
          <w:t xml:space="preserve">(Review, </w:t>
        </w:r>
        <w:proofErr w:type="spellStart"/>
        <w:r w:rsidR="0016521C">
          <w:rPr>
            <w:rStyle w:val="Hyperlink"/>
            <w:color w:val="1155CC"/>
          </w:rPr>
          <w:t>F</w:t>
        </w:r>
        <w:r w:rsidR="0016521C">
          <w:rPr>
            <w:rStyle w:val="Hyperlink"/>
            <w:color w:val="1155CC"/>
          </w:rPr>
          <w:t>a</w:t>
        </w:r>
        <w:r w:rsidR="0016521C">
          <w:rPr>
            <w:rStyle w:val="Hyperlink"/>
            <w:color w:val="1155CC"/>
          </w:rPr>
          <w:t>bbri</w:t>
        </w:r>
        <w:proofErr w:type="spellEnd"/>
        <w:r w:rsidR="0016521C">
          <w:rPr>
            <w:rStyle w:val="Hyperlink"/>
            <w:color w:val="1155CC"/>
          </w:rPr>
          <w:t xml:space="preserve"> et al. 2008)</w:t>
        </w:r>
        <w:r w:rsidR="0016521C">
          <w:fldChar w:fldCharType="end"/>
        </w:r>
      </w:ins>
      <w:ins w:id="140" w:author="Laura H Spencer" w:date="2018-12-16T15:17:00Z">
        <w:r>
          <w:t xml:space="preserve">. </w:t>
        </w:r>
      </w:ins>
      <w:ins w:id="141" w:author="Laura H Spencer" w:date="2018-12-16T16:36:00Z">
        <w:r w:rsidR="00CD3BD4">
          <w:t xml:space="preserve">Reactive oxygen species (ROS), or free-radicals, </w:t>
        </w:r>
      </w:ins>
      <w:ins w:id="142" w:author="Laura H Spencer" w:date="2018-12-16T16:38:00Z">
        <w:r w:rsidR="00CD3BD4">
          <w:t>result in</w:t>
        </w:r>
      </w:ins>
      <w:ins w:id="143" w:author="Laura H Spencer" w:date="2018-12-16T16:36:00Z">
        <w:r w:rsidR="00CD3BD4">
          <w:t xml:space="preserve"> oxidative stress </w:t>
        </w:r>
      </w:ins>
      <w:ins w:id="144" w:author="Laura H Spencer" w:date="2018-12-16T16:38:00Z">
        <w:r w:rsidR="00CD3BD4">
          <w:t xml:space="preserve">and </w:t>
        </w:r>
      </w:ins>
      <w:ins w:id="145" w:author="Laura H Spencer" w:date="2018-12-16T16:42:00Z">
        <w:r w:rsidR="00CD3BD4">
          <w:t xml:space="preserve">higher </w:t>
        </w:r>
      </w:ins>
      <w:ins w:id="146" w:author="Laura H Spencer" w:date="2018-12-18T12:37:00Z">
        <w:r w:rsidR="006D40EA">
          <w:t xml:space="preserve">ROS </w:t>
        </w:r>
      </w:ins>
      <w:ins w:id="147" w:author="Laura H Spencer" w:date="2018-12-16T16:42:00Z">
        <w:r w:rsidR="00CD3BD4">
          <w:t xml:space="preserve">levels are associated with </w:t>
        </w:r>
      </w:ins>
      <w:ins w:id="148" w:author="Laura H Spencer" w:date="2018-12-16T16:38:00Z">
        <w:r w:rsidR="00CD3BD4">
          <w:t xml:space="preserve">several environmental stressors </w:t>
        </w:r>
      </w:ins>
      <w:ins w:id="149" w:author="Laura H Spencer" w:date="2018-12-16T16:42:00Z">
        <w:r w:rsidR="00CD3BD4">
          <w:t xml:space="preserve">including </w:t>
        </w:r>
      </w:ins>
      <w:ins w:id="150" w:author="Laura H Spencer" w:date="2018-12-16T16:43:00Z">
        <w:r w:rsidR="00CD3BD4">
          <w:t xml:space="preserve">temperature, oxygen variability, salinity, heavy metals, and pH </w:t>
        </w:r>
      </w:ins>
      <w:ins w:id="151" w:author="Laura H Spencer" w:date="2018-12-16T16:38:00Z">
        <w:r w:rsidR="00CD3BD4">
          <w:t>(</w:t>
        </w:r>
      </w:ins>
      <w:ins w:id="152" w:author="Laura H Spencer" w:date="2018-12-16T16:39:00Z">
        <w:r w:rsidR="00CD3BD4">
          <w:t xml:space="preserve">Review, </w:t>
        </w:r>
        <w:proofErr w:type="spellStart"/>
        <w:r w:rsidR="00CD3BD4">
          <w:t>Lus</w:t>
        </w:r>
      </w:ins>
      <w:ins w:id="153" w:author="Laura H Spencer" w:date="2018-12-16T16:40:00Z">
        <w:r w:rsidR="00CD3BD4">
          <w:t>h</w:t>
        </w:r>
      </w:ins>
      <w:ins w:id="154" w:author="Laura H Spencer" w:date="2018-12-16T16:39:00Z">
        <w:r w:rsidR="00CD3BD4">
          <w:t>chak</w:t>
        </w:r>
        <w:proofErr w:type="spellEnd"/>
        <w:r w:rsidR="00CD3BD4">
          <w:t>, 2011</w:t>
        </w:r>
      </w:ins>
      <w:ins w:id="155" w:author="Laura H Spencer" w:date="2018-12-16T16:38:00Z">
        <w:r w:rsidR="00CD3BD4">
          <w:t xml:space="preserve">). </w:t>
        </w:r>
      </w:ins>
      <w:ins w:id="156" w:author="Laura H Spencer" w:date="2018-12-16T16:44:00Z">
        <w:r w:rsidR="00CD3BD4">
          <w:t>Upregulation of a</w:t>
        </w:r>
      </w:ins>
      <w:ins w:id="157" w:author="Laura H Spencer" w:date="2018-12-16T14:48:00Z">
        <w:r w:rsidR="00280D95">
          <w:t>nti-oxidants</w:t>
        </w:r>
      </w:ins>
      <w:ins w:id="158" w:author="Laura H Spencer" w:date="2018-12-16T14:08:00Z">
        <w:r w:rsidR="00D01DDA">
          <w:t xml:space="preserve"> such as catalase, peroxiredoxin</w:t>
        </w:r>
      </w:ins>
      <w:ins w:id="159" w:author="Laura H Spencer" w:date="2018-12-16T14:48:00Z">
        <w:r w:rsidR="00280D95">
          <w:t>s</w:t>
        </w:r>
      </w:ins>
      <w:ins w:id="160" w:author="Laura H Spencer" w:date="2018-12-16T14:08:00Z">
        <w:r w:rsidR="00D01DDA">
          <w:t>,</w:t>
        </w:r>
      </w:ins>
      <w:ins w:id="161" w:author="Laura H Spencer" w:date="2018-12-16T14:48:00Z">
        <w:r w:rsidR="00280D95">
          <w:t xml:space="preserve"> and</w:t>
        </w:r>
      </w:ins>
      <w:ins w:id="162" w:author="Laura H Spencer" w:date="2018-12-16T14:09:00Z">
        <w:r w:rsidR="00D01DDA">
          <w:t xml:space="preserve"> </w:t>
        </w:r>
      </w:ins>
      <w:ins w:id="163" w:author="Laura H Spencer" w:date="2018-12-16T14:35:00Z">
        <w:r w:rsidR="0016521C">
          <w:t>superoxide dismutase</w:t>
        </w:r>
      </w:ins>
      <w:ins w:id="164" w:author="Laura H Spencer" w:date="2018-12-16T14:54:00Z">
        <w:r w:rsidR="00B52FFB">
          <w:t xml:space="preserve"> (among others)</w:t>
        </w:r>
      </w:ins>
      <w:ins w:id="165" w:author="Laura H Spencer" w:date="2018-12-16T14:48:00Z">
        <w:r w:rsidR="00280D95">
          <w:t xml:space="preserve"> </w:t>
        </w:r>
      </w:ins>
      <w:ins w:id="166" w:author="Laura H Spencer" w:date="2018-12-16T16:44:00Z">
        <w:r w:rsidR="00CD3BD4">
          <w:t>have been observed</w:t>
        </w:r>
      </w:ins>
      <w:ins w:id="167" w:author="Laura H Spencer" w:date="2018-12-16T16:26:00Z">
        <w:r w:rsidR="00D9230A">
          <w:t xml:space="preserve"> </w:t>
        </w:r>
      </w:ins>
      <w:ins w:id="168" w:author="Laura H Spencer" w:date="2018-12-16T16:44:00Z">
        <w:r w:rsidR="00CD3BD4">
          <w:t xml:space="preserve">in bivalves under </w:t>
        </w:r>
      </w:ins>
      <w:ins w:id="169" w:author="Laura H Spencer" w:date="2018-12-16T15:44:00Z">
        <w:r w:rsidR="001D53DE">
          <w:t xml:space="preserve">hypercapnia </w:t>
        </w:r>
      </w:ins>
      <w:ins w:id="170" w:author="Laura H Spencer" w:date="2018-12-16T15:18:00Z">
        <w:r>
          <w:t xml:space="preserve">and </w:t>
        </w:r>
      </w:ins>
      <w:ins w:id="171" w:author="Laura H Spencer" w:date="2018-12-16T15:44:00Z">
        <w:r w:rsidR="001D53DE">
          <w:t xml:space="preserve">heat stress </w:t>
        </w:r>
      </w:ins>
      <w:ins w:id="172" w:author="Laura H Spencer" w:date="2018-12-16T15:18:00Z">
        <w:r>
          <w:t>(</w:t>
        </w:r>
      </w:ins>
      <w:proofErr w:type="spellStart"/>
      <w:ins w:id="173" w:author="Laura H Spencer" w:date="2018-12-16T14:54:00Z">
        <w:r w:rsidR="00B52FFB">
          <w:t>Tomanek</w:t>
        </w:r>
        <w:proofErr w:type="spellEnd"/>
        <w:r w:rsidR="00B52FFB">
          <w:t xml:space="preserve"> et al. 2011</w:t>
        </w:r>
      </w:ins>
      <w:ins w:id="174" w:author="Laura H Spencer" w:date="2018-12-16T15:18:00Z">
        <w:r>
          <w:t xml:space="preserve">; </w:t>
        </w:r>
      </w:ins>
      <w:proofErr w:type="spellStart"/>
      <w:ins w:id="175" w:author="Laura H Spencer" w:date="2018-12-16T15:52:00Z">
        <w:r w:rsidR="008B33E7">
          <w:t>Matozzo</w:t>
        </w:r>
        <w:proofErr w:type="spellEnd"/>
        <w:r w:rsidR="008B33E7">
          <w:t xml:space="preserve"> et al. 2013; </w:t>
        </w:r>
      </w:ins>
      <w:ins w:id="176" w:author="Laura H Spencer" w:date="2018-12-16T15:42:00Z">
        <w:r w:rsidR="001D53DE">
          <w:t>Hu et al. 2015</w:t>
        </w:r>
      </w:ins>
      <w:ins w:id="177" w:author="Laura H Spencer" w:date="2018-12-16T15:18:00Z">
        <w:r>
          <w:t>)</w:t>
        </w:r>
      </w:ins>
      <w:ins w:id="178" w:author="Laura H Spencer" w:date="2018-12-16T15:40:00Z">
        <w:r w:rsidR="001D53DE">
          <w:t xml:space="preserve">, </w:t>
        </w:r>
      </w:ins>
      <w:ins w:id="179" w:author="Laura H Spencer" w:date="2018-12-16T16:25:00Z">
        <w:r w:rsidR="00D9230A">
          <w:t xml:space="preserve">and </w:t>
        </w:r>
      </w:ins>
      <w:ins w:id="180" w:author="Laura H Spencer" w:date="2018-12-16T15:40:00Z">
        <w:r w:rsidR="001D53DE">
          <w:t>under heavy metal exposure</w:t>
        </w:r>
      </w:ins>
      <w:ins w:id="181" w:author="Laura H Spencer" w:date="2018-12-16T15:41:00Z">
        <w:r w:rsidR="001D53DE">
          <w:t xml:space="preserve"> </w:t>
        </w:r>
      </w:ins>
      <w:ins w:id="182" w:author="Laura H Spencer" w:date="2018-12-16T15:40:00Z">
        <w:r w:rsidR="001D53DE">
          <w:t>(</w:t>
        </w:r>
        <w:proofErr w:type="spellStart"/>
        <w:r w:rsidR="001D53DE">
          <w:t>Giarratano</w:t>
        </w:r>
        <w:proofErr w:type="spellEnd"/>
        <w:r w:rsidR="001D53DE">
          <w:t xml:space="preserve"> </w:t>
        </w:r>
      </w:ins>
      <w:ins w:id="183" w:author="Laura H Spencer" w:date="2018-12-16T15:41:00Z">
        <w:r w:rsidR="001D53DE">
          <w:t>et al. 2014</w:t>
        </w:r>
      </w:ins>
      <w:ins w:id="184" w:author="Laura H Spencer" w:date="2018-12-16T16:07:00Z">
        <w:r w:rsidR="00BF6034">
          <w:t xml:space="preserve">). </w:t>
        </w:r>
      </w:ins>
      <w:ins w:id="185" w:author="Laura H Spencer" w:date="2018-12-16T14:10:00Z">
        <w:r w:rsidR="00D01DDA">
          <w:t>Metabolic function is known to be altered under</w:t>
        </w:r>
      </w:ins>
      <w:ins w:id="186" w:author="Laura H Spencer" w:date="2018-12-16T16:23:00Z">
        <w:r w:rsidR="00BF6034">
          <w:t xml:space="preserve"> low pH, hypoxia and salinity stress</w:t>
        </w:r>
      </w:ins>
      <w:ins w:id="187" w:author="Laura H Spencer" w:date="2018-12-16T16:22:00Z">
        <w:r w:rsidR="00BF6034">
          <w:t xml:space="preserve">, generally </w:t>
        </w:r>
      </w:ins>
      <w:ins w:id="188" w:author="Laura H Spencer" w:date="2018-12-16T16:21:00Z">
        <w:r w:rsidR="00BF6034">
          <w:t>shift</w:t>
        </w:r>
      </w:ins>
      <w:ins w:id="189" w:author="Laura H Spencer" w:date="2018-12-16T16:22:00Z">
        <w:r w:rsidR="00BF6034">
          <w:t xml:space="preserve">ing </w:t>
        </w:r>
      </w:ins>
      <w:ins w:id="190" w:author="Laura H Spencer" w:date="2018-12-16T16:21:00Z">
        <w:r w:rsidR="00BF6034">
          <w:t>to anaerobic metabolism to minimize the mitochondrial ROS production associated with aerobic metabolism (</w:t>
        </w:r>
      </w:ins>
      <w:proofErr w:type="spellStart"/>
      <w:ins w:id="191" w:author="Laura H Spencer" w:date="2018-12-16T16:23:00Z">
        <w:r w:rsidR="00BF6034">
          <w:t>Tomanek</w:t>
        </w:r>
        <w:proofErr w:type="spellEnd"/>
        <w:r w:rsidR="00BF6034">
          <w:t xml:space="preserve"> 2014</w:t>
        </w:r>
      </w:ins>
      <w:ins w:id="192" w:author="Laura H Spencer" w:date="2018-12-18T12:30:00Z">
        <w:r w:rsidR="003F13AA">
          <w:t>).</w:t>
        </w:r>
      </w:ins>
    </w:p>
    <w:p w14:paraId="0E596E19" w14:textId="2D2EB080" w:rsidR="0016521C" w:rsidRPr="00655EA1" w:rsidRDefault="005170F2" w:rsidP="008E502A">
      <w:pPr>
        <w:pStyle w:val="Normal1"/>
        <w:ind w:firstLine="720"/>
      </w:pPr>
      <w:ins w:id="193" w:author="Laura H Spencer" w:date="2018-12-16T16:55:00Z">
        <w:r>
          <w:t xml:space="preserve">In addition to </w:t>
        </w:r>
      </w:ins>
      <w:ins w:id="194" w:author="Laura H Spencer" w:date="2018-12-16T16:57:00Z">
        <w:r w:rsidR="001D3EAB">
          <w:t xml:space="preserve">antioxidant, </w:t>
        </w:r>
      </w:ins>
      <w:ins w:id="195" w:author="Laura H Spencer" w:date="2018-12-16T17:00:00Z">
        <w:r w:rsidR="001D3EAB">
          <w:t xml:space="preserve">aerobic and lipid </w:t>
        </w:r>
      </w:ins>
      <w:ins w:id="196" w:author="Laura H Spencer" w:date="2018-12-16T16:57:00Z">
        <w:r w:rsidR="001D3EAB">
          <w:t>metaboli</w:t>
        </w:r>
      </w:ins>
      <w:ins w:id="197" w:author="Laura H Spencer" w:date="2018-12-16T17:00:00Z">
        <w:r w:rsidR="001D3EAB">
          <w:t>sm</w:t>
        </w:r>
      </w:ins>
      <w:ins w:id="198" w:author="Laura H Spencer" w:date="2018-12-16T16:57:00Z">
        <w:r w:rsidR="001D3EAB">
          <w:t xml:space="preserve">, and general </w:t>
        </w:r>
      </w:ins>
      <w:ins w:id="199" w:author="Laura H Spencer" w:date="2018-12-16T16:53:00Z">
        <w:r>
          <w:t>stress</w:t>
        </w:r>
      </w:ins>
      <w:ins w:id="200" w:author="Laura H Spencer" w:date="2018-12-16T16:57:00Z">
        <w:r w:rsidR="001D3EAB">
          <w:t>-response</w:t>
        </w:r>
      </w:ins>
      <w:ins w:id="201" w:author="Laura H Spencer" w:date="2018-12-16T16:58:00Z">
        <w:r w:rsidR="001D3EAB">
          <w:t xml:space="preserve"> proteins, this study targeted</w:t>
        </w:r>
      </w:ins>
      <w:ins w:id="202" w:author="Laura H Spencer" w:date="2018-12-16T16:53:00Z">
        <w:r>
          <w:t xml:space="preserve"> </w:t>
        </w:r>
      </w:ins>
      <w:ins w:id="203" w:author="Laura H Spencer" w:date="2018-12-16T16:55:00Z">
        <w:r>
          <w:t xml:space="preserve">proteins involved in </w:t>
        </w:r>
      </w:ins>
      <w:ins w:id="204" w:author="Laura H Spencer" w:date="2018-12-16T17:06:00Z">
        <w:r w:rsidR="004E60FA">
          <w:t>mi</w:t>
        </w:r>
        <w:r w:rsidR="00F35228">
          <w:t xml:space="preserve">totic </w:t>
        </w:r>
      </w:ins>
      <w:ins w:id="205" w:author="Laura H Spencer" w:date="2018-12-16T16:53:00Z">
        <w:r>
          <w:t>growth</w:t>
        </w:r>
      </w:ins>
      <w:ins w:id="206" w:author="Laura H Spencer" w:date="2018-12-16T16:56:00Z">
        <w:r w:rsidR="001D3EAB">
          <w:t>,</w:t>
        </w:r>
      </w:ins>
      <w:ins w:id="207" w:author="Laura H Spencer" w:date="2018-12-18T12:39:00Z">
        <w:r w:rsidR="006D40EA">
          <w:t xml:space="preserve"> detoxification</w:t>
        </w:r>
        <w:r w:rsidR="006D40EA">
          <w:t>,</w:t>
        </w:r>
        <w:r w:rsidR="006D40EA">
          <w:t xml:space="preserve"> </w:t>
        </w:r>
      </w:ins>
      <w:ins w:id="208" w:author="Laura H Spencer" w:date="2018-12-16T16:55:00Z">
        <w:r>
          <w:t>acid</w:t>
        </w:r>
      </w:ins>
      <w:ins w:id="209" w:author="Laura H Spencer" w:date="2018-12-16T16:56:00Z">
        <w:r>
          <w:t>-base</w:t>
        </w:r>
        <w:r w:rsidR="001D3EAB">
          <w:t xml:space="preserve"> and ion</w:t>
        </w:r>
        <w:r>
          <w:t xml:space="preserve"> </w:t>
        </w:r>
        <w:r w:rsidR="001D3EAB">
          <w:t>regulation</w:t>
        </w:r>
      </w:ins>
      <w:ins w:id="210" w:author="Laura H Spencer" w:date="2018-12-16T16:58:00Z">
        <w:r w:rsidR="001D3EAB">
          <w:t xml:space="preserve">, </w:t>
        </w:r>
      </w:ins>
      <w:ins w:id="211" w:author="Laura H Spencer" w:date="2018-12-16T16:59:00Z">
        <w:r w:rsidR="001D3EAB">
          <w:t>all</w:t>
        </w:r>
      </w:ins>
      <w:ins w:id="212" w:author="Laura H Spencer" w:date="2018-12-16T16:58:00Z">
        <w:r w:rsidR="001D3EAB">
          <w:t xml:space="preserve"> </w:t>
        </w:r>
      </w:ins>
      <w:ins w:id="213" w:author="Laura H Spencer" w:date="2018-12-16T17:01:00Z">
        <w:r w:rsidR="001D3EAB">
          <w:t>quantified</w:t>
        </w:r>
      </w:ins>
      <w:ins w:id="214" w:author="Laura H Spencer" w:date="2018-12-16T16:56:00Z">
        <w:r w:rsidR="001D3EAB">
          <w:t xml:space="preserve"> </w:t>
        </w:r>
      </w:ins>
      <w:ins w:id="215" w:author="Laura H Spencer" w:date="2018-12-16T16:47:00Z">
        <w:r>
          <w:t xml:space="preserve">simultaneously </w:t>
        </w:r>
      </w:ins>
      <w:ins w:id="216" w:author="Laura H Spencer" w:date="2018-12-16T17:00:00Z">
        <w:r w:rsidR="001D3EAB">
          <w:t xml:space="preserve">to </w:t>
        </w:r>
      </w:ins>
      <w:ins w:id="217" w:author="Laura H Spencer" w:date="2018-12-16T17:01:00Z">
        <w:r w:rsidR="001D3EAB">
          <w:t>characterize</w:t>
        </w:r>
      </w:ins>
      <w:ins w:id="218" w:author="Laura H Spencer" w:date="2018-12-16T17:00:00Z">
        <w:r w:rsidR="001D3EAB">
          <w:t xml:space="preserve"> the physiological</w:t>
        </w:r>
      </w:ins>
      <w:ins w:id="219" w:author="Laura H Spencer" w:date="2018-12-16T16:51:00Z">
        <w:r>
          <w:t xml:space="preserve"> </w:t>
        </w:r>
      </w:ins>
      <w:ins w:id="220" w:author="Laura H Spencer" w:date="2018-12-16T16:59:00Z">
        <w:r w:rsidR="001D3EAB">
          <w:t>response in the Pacific geoduck under variabl</w:t>
        </w:r>
      </w:ins>
      <w:ins w:id="221" w:author="Laura H Spencer" w:date="2018-12-16T17:01:00Z">
        <w:r w:rsidR="001D3EAB">
          <w:t xml:space="preserve">e pH </w:t>
        </w:r>
      </w:ins>
      <w:ins w:id="222" w:author="Laura H Spencer" w:date="2018-12-16T16:59:00Z">
        <w:r w:rsidR="001D3EAB">
          <w:t>environments</w:t>
        </w:r>
      </w:ins>
      <w:ins w:id="223" w:author="Laura H Spencer" w:date="2018-12-16T16:51:00Z">
        <w:r>
          <w:t xml:space="preserve">. </w:t>
        </w:r>
        <w:r w:rsidRPr="004A045C">
          <w:t>This novel application demonstrates the advances in proteomic research and the potential it has to improve aquaculture production</w:t>
        </w:r>
        <w:r>
          <w:t>.</w:t>
        </w:r>
        <w:r w:rsidRPr="004A045C" w:rsidDel="003419ED">
          <w:t xml:space="preserve"> </w:t>
        </w:r>
      </w:ins>
    </w:p>
    <w:p w14:paraId="0C2EBC91" w14:textId="6B29AE23" w:rsidR="00014A2A" w:rsidRPr="004A045C" w:rsidRDefault="00B01EDB" w:rsidP="00B01EDB">
      <w:pPr>
        <w:pStyle w:val="Heading2"/>
        <w:keepNext w:val="0"/>
        <w:keepLines w:val="0"/>
        <w:spacing w:before="480"/>
      </w:pPr>
      <w:bookmarkStart w:id="224" w:name="_4zncwgiln31n" w:colFirst="0" w:colLast="0"/>
      <w:bookmarkEnd w:id="224"/>
      <w:r w:rsidRPr="004A045C">
        <w:rPr>
          <w:b/>
        </w:rPr>
        <w:t>Methods</w:t>
      </w:r>
    </w:p>
    <w:p w14:paraId="7804B67A" w14:textId="245D515F" w:rsidR="00014A2A" w:rsidRPr="004A045C" w:rsidRDefault="00B01EDB" w:rsidP="00B01EDB">
      <w:pPr>
        <w:pStyle w:val="Heading3"/>
        <w:rPr>
          <w:color w:val="000000"/>
        </w:rPr>
      </w:pPr>
      <w:bookmarkStart w:id="225" w:name="_oyalewrxm70u" w:colFirst="0" w:colLast="0"/>
      <w:bookmarkEnd w:id="225"/>
      <w:r w:rsidRPr="004A045C">
        <w:rPr>
          <w:b/>
        </w:rPr>
        <w:t>Experimental Design</w:t>
      </w:r>
    </w:p>
    <w:p w14:paraId="67D9622D" w14:textId="56774A17" w:rsidR="00014A2A" w:rsidRPr="004A045C" w:rsidRDefault="00B01EDB" w:rsidP="00B01EDB">
      <w:pPr>
        <w:pStyle w:val="Normal1"/>
        <w:ind w:firstLine="720"/>
      </w:pPr>
      <w:proofErr w:type="spellStart"/>
      <w:r w:rsidRPr="004A045C">
        <w:rPr>
          <w:i/>
        </w:rPr>
        <w:t>Panopea</w:t>
      </w:r>
      <w:proofErr w:type="spellEnd"/>
      <w:r w:rsidRPr="004A045C">
        <w:rPr>
          <w:i/>
        </w:rPr>
        <w:t xml:space="preserve"> </w:t>
      </w:r>
      <w:proofErr w:type="spellStart"/>
      <w:r w:rsidRPr="004A045C">
        <w:rPr>
          <w:i/>
        </w:rPr>
        <w:t>generosa</w:t>
      </w:r>
      <w:proofErr w:type="spellEnd"/>
      <w:ins w:id="226" w:author="Laura H Spencer" w:date="2018-12-10T13:45:00Z">
        <w:r w:rsidR="00743171">
          <w:rPr>
            <w:i/>
          </w:rPr>
          <w:t xml:space="preserve"> </w:t>
        </w:r>
        <w:r w:rsidR="00743171" w:rsidRPr="004E2DB9">
          <w:t>j</w:t>
        </w:r>
        <w:r w:rsidR="00743171" w:rsidRPr="004A045C">
          <w:t>uveniles (14.0 +/- 0.85 mm)</w:t>
        </w:r>
      </w:ins>
      <w:ins w:id="227" w:author="Laura H Spencer" w:date="2018-12-12T17:20:00Z">
        <w:r w:rsidR="004E2DB9">
          <w:t xml:space="preserve"> </w:t>
        </w:r>
        <w:r w:rsidR="004E2DB9" w:rsidRPr="004A045C">
          <w:t xml:space="preserve">were </w:t>
        </w:r>
        <w:r w:rsidR="004E2DB9">
          <w:rPr>
            <w:rStyle w:val="CommentReference"/>
          </w:rPr>
          <w:commentReference w:id="228"/>
        </w:r>
        <w:r w:rsidR="004E2DB9">
          <w:t xml:space="preserve">used in this experiment. </w:t>
        </w:r>
      </w:ins>
      <w:ins w:id="229" w:author="Laura H Spencer" w:date="2018-12-12T17:22:00Z">
        <w:r w:rsidR="004E2DB9">
          <w:t>Animals</w:t>
        </w:r>
      </w:ins>
      <w:ins w:id="230" w:author="Laura H Spencer" w:date="2018-12-12T17:21:00Z">
        <w:r w:rsidR="004E2DB9">
          <w:t xml:space="preserve"> were of the same cohort, </w:t>
        </w:r>
      </w:ins>
      <w:ins w:id="231" w:author="Laura H Spencer" w:date="2018-12-10T13:41:00Z">
        <w:r w:rsidR="009719D5">
          <w:t>hatched</w:t>
        </w:r>
      </w:ins>
      <w:ins w:id="232" w:author="Laura H Spencer" w:date="2018-12-13T14:20:00Z">
        <w:r w:rsidR="00891FD9">
          <w:t xml:space="preserve"> from </w:t>
        </w:r>
        <w:proofErr w:type="spellStart"/>
        <w:r w:rsidR="00891FD9">
          <w:t>broodstock</w:t>
        </w:r>
        <w:proofErr w:type="spellEnd"/>
        <w:r w:rsidR="00891FD9">
          <w:t xml:space="preserve"> harvested from </w:t>
        </w:r>
      </w:ins>
      <w:ins w:id="233" w:author="Laura H Spencer" w:date="2018-12-16T13:08:00Z">
        <w:r w:rsidR="00E33ECA">
          <w:t>Puget Sound</w:t>
        </w:r>
      </w:ins>
      <w:ins w:id="234" w:author="Laura H Spencer" w:date="2018-12-18T14:56:00Z">
        <w:r w:rsidR="006D4EC8">
          <w:t xml:space="preserve"> in Washington State</w:t>
        </w:r>
      </w:ins>
      <w:ins w:id="235" w:author="Laura H Spencer" w:date="2018-12-13T14:20:00Z">
        <w:r w:rsidR="00891FD9">
          <w:t>,</w:t>
        </w:r>
      </w:ins>
      <w:ins w:id="236" w:author="Laura H Spencer" w:date="2018-12-10T13:41:00Z">
        <w:r w:rsidR="009719D5">
          <w:t xml:space="preserve"> and </w:t>
        </w:r>
      </w:ins>
      <w:ins w:id="237" w:author="Laura H Spencer" w:date="2018-12-17T14:17:00Z">
        <w:r w:rsidR="006A26D7">
          <w:t>reare</w:t>
        </w:r>
      </w:ins>
      <w:ins w:id="238" w:author="Laura H Spencer" w:date="2018-12-17T14:18:00Z">
        <w:r w:rsidR="006A26D7">
          <w:t>d</w:t>
        </w:r>
      </w:ins>
      <w:ins w:id="239" w:author="Laura H Spencer" w:date="2018-12-10T13:41:00Z">
        <w:r w:rsidR="009719D5">
          <w:t xml:space="preserve"> in </w:t>
        </w:r>
      </w:ins>
      <w:ins w:id="240" w:author="Laura H Spencer" w:date="2018-12-10T13:44:00Z">
        <w:r w:rsidR="009719D5">
          <w:t xml:space="preserve">a commercial facility in </w:t>
        </w:r>
      </w:ins>
      <w:proofErr w:type="spellStart"/>
      <w:ins w:id="241" w:author="Laura H Spencer" w:date="2018-12-18T14:54:00Z">
        <w:r w:rsidR="006D4EC8">
          <w:t>Dabob</w:t>
        </w:r>
      </w:ins>
      <w:proofErr w:type="spellEnd"/>
      <w:ins w:id="242" w:author="Laura H Spencer" w:date="2018-12-10T13:41:00Z">
        <w:r w:rsidR="009719D5">
          <w:t xml:space="preserve"> Bay, WA</w:t>
        </w:r>
      </w:ins>
      <w:ins w:id="243" w:author="Laura H Spencer" w:date="2018-12-10T13:42:00Z">
        <w:r w:rsidR="009719D5">
          <w:t xml:space="preserve"> </w:t>
        </w:r>
      </w:ins>
      <w:ins w:id="244" w:author="Laura H Spencer" w:date="2018-12-13T14:19:00Z">
        <w:r w:rsidR="00891FD9">
          <w:t xml:space="preserve">at </w:t>
        </w:r>
      </w:ins>
      <w:ins w:id="245" w:author="Laura H Spencer" w:date="2018-12-17T14:17:00Z">
        <w:r w:rsidR="006A26D7">
          <w:t>controlled conditions (</w:t>
        </w:r>
      </w:ins>
      <w:ins w:id="246" w:author="Laura H Spencer" w:date="2018-12-13T14:19:00Z">
        <w:r w:rsidR="00891FD9">
          <w:t>18</w:t>
        </w:r>
      </w:ins>
      <w:ins w:id="247" w:author="Laura H Spencer" w:date="2018-12-13T14:20:00Z">
        <w:r w:rsidR="00891FD9">
          <w:sym w:font="Symbol" w:char="F0B0"/>
        </w:r>
      </w:ins>
      <w:ins w:id="248" w:author="Laura H Spencer" w:date="2018-12-13T14:19:00Z">
        <w:r w:rsidR="00891FD9">
          <w:t>C, sali</w:t>
        </w:r>
      </w:ins>
      <w:ins w:id="249" w:author="Laura H Spencer" w:date="2018-12-13T14:20:00Z">
        <w:r w:rsidR="00891FD9">
          <w:t xml:space="preserve">nity of </w:t>
        </w:r>
      </w:ins>
      <w:ins w:id="250" w:author="Laura H Spencer" w:date="2018-12-13T14:19:00Z">
        <w:r w:rsidR="00891FD9">
          <w:t>30ppt and pH 8.2</w:t>
        </w:r>
      </w:ins>
      <w:ins w:id="251" w:author="Laura H Spencer" w:date="2018-12-17T14:17:00Z">
        <w:r w:rsidR="006A26D7">
          <w:t>)</w:t>
        </w:r>
      </w:ins>
      <w:ins w:id="252" w:author="Laura H Spencer" w:date="2018-12-13T14:19:00Z">
        <w:r w:rsidR="00891FD9">
          <w:t xml:space="preserve">. </w:t>
        </w:r>
      </w:ins>
      <w:ins w:id="253" w:author="Laura H Spencer" w:date="2018-12-12T17:22:00Z">
        <w:r w:rsidR="004E2DB9">
          <w:t xml:space="preserve">Geoduck </w:t>
        </w:r>
      </w:ins>
      <w:ins w:id="254" w:author="Laura H Spencer" w:date="2018-12-12T17:21:00Z">
        <w:r w:rsidR="004E2DB9">
          <w:t xml:space="preserve">were </w:t>
        </w:r>
      </w:ins>
      <w:r w:rsidRPr="004A045C">
        <w:t xml:space="preserve">out-planted in four bays throughout Western Washington State from June 21 to July 21, 2016: </w:t>
      </w:r>
      <w:proofErr w:type="spellStart"/>
      <w:r w:rsidRPr="004A045C">
        <w:t>Fidalgo</w:t>
      </w:r>
      <w:proofErr w:type="spellEnd"/>
      <w:r w:rsidRPr="004A045C">
        <w:t xml:space="preserve"> Bay (FB), Port Gamble Bay (PG), and Case Inlet (CI) in Puget Sound, and Willapa Bay (WB) located off the southwest Pacific Coast of </w:t>
      </w:r>
      <w:r w:rsidRPr="004A045C">
        <w:lastRenderedPageBreak/>
        <w:t xml:space="preserve">Washington (Table 1, Figure 1). All locations were selected based on the criteria that both eelgrass beds (“eelgrass”), and unvegetated sediment (“unvegetated”) habitats were present. Clams were placed in 10 cm diameter polymerizing vinyl chloride (PVC) pipes buried in sediment with 5 cm exposed; this method replicates aquaculture techniques. Five clams were placed in each of the 3 tubes in both the eelgrass and unvegetated habitat, with a total of 30 clams across 6 tubes per bay. Pipes were covered with a protective mesh </w:t>
      </w:r>
      <w:proofErr w:type="spellStart"/>
      <w:r w:rsidRPr="004A045C">
        <w:t>exclosure</w:t>
      </w:r>
      <w:proofErr w:type="spellEnd"/>
      <w:r w:rsidRPr="004A045C">
        <w:t xml:space="preserve"> to limit predation. The replicate structures surrounded and were equidistant to a suite of </w:t>
      </w:r>
      <w:commentRangeStart w:id="255"/>
      <w:r w:rsidRPr="004A045C">
        <w:t xml:space="preserve">water quality sensors </w:t>
      </w:r>
      <w:commentRangeEnd w:id="255"/>
      <w:r w:rsidR="00162960">
        <w:rPr>
          <w:rStyle w:val="CommentReference"/>
        </w:rPr>
        <w:commentReference w:id="255"/>
      </w:r>
      <w:r w:rsidRPr="004A045C">
        <w:t>capturing pH</w:t>
      </w:r>
      <w:ins w:id="256" w:author="Laura H Spencer" w:date="2018-12-13T13:35:00Z">
        <w:r w:rsidR="001A7863">
          <w:t xml:space="preserve"> (Honeywell </w:t>
        </w:r>
        <w:proofErr w:type="spellStart"/>
        <w:r w:rsidR="001A7863">
          <w:t>Durafet</w:t>
        </w:r>
      </w:ins>
      <w:proofErr w:type="spellEnd"/>
      <w:ins w:id="257" w:author="Laura H Spencer" w:date="2018-12-14T15:36:00Z">
        <w:r w:rsidR="00E41648">
          <w:t xml:space="preserve"> II </w:t>
        </w:r>
      </w:ins>
      <w:ins w:id="258" w:author="Laura H Spencer" w:date="2018-12-14T15:38:00Z">
        <w:r w:rsidR="001468E9">
          <w:t>E</w:t>
        </w:r>
      </w:ins>
      <w:ins w:id="259" w:author="Laura H Spencer" w:date="2018-12-14T15:36:00Z">
        <w:r w:rsidR="00E41648">
          <w:t>lectrode,</w:t>
        </w:r>
      </w:ins>
      <w:ins w:id="260" w:author="Laura H Spencer" w:date="2018-12-13T13:37:00Z">
        <w:r w:rsidR="001A7863">
          <w:t xml:space="preserve"> in</w:t>
        </w:r>
      </w:ins>
      <w:ins w:id="261" w:author="Laura H Spencer" w:date="2018-12-13T13:35:00Z">
        <w:r w:rsidR="001A7863">
          <w:t xml:space="preserve"> cu</w:t>
        </w:r>
      </w:ins>
      <w:ins w:id="262" w:author="Laura H Spencer" w:date="2018-12-13T13:36:00Z">
        <w:r w:rsidR="001A7863">
          <w:t>s</w:t>
        </w:r>
      </w:ins>
      <w:ins w:id="263" w:author="Laura H Spencer" w:date="2018-12-13T13:35:00Z">
        <w:r w:rsidR="001A7863">
          <w:t>tom-built</w:t>
        </w:r>
      </w:ins>
      <w:ins w:id="264" w:author="Laura H Spencer" w:date="2018-12-13T13:36:00Z">
        <w:r w:rsidR="001A7863">
          <w:t xml:space="preserve"> housing)</w:t>
        </w:r>
      </w:ins>
      <w:r w:rsidRPr="004A045C">
        <w:t>, salinity</w:t>
      </w:r>
      <w:ins w:id="265" w:author="Laura H Spencer" w:date="2018-12-13T13:36:00Z">
        <w:r w:rsidR="001A7863">
          <w:t xml:space="preserve"> (via conductivity, </w:t>
        </w:r>
      </w:ins>
      <w:ins w:id="266" w:author="Laura H Spencer" w:date="2018-12-14T15:37:00Z">
        <w:r w:rsidR="001468E9">
          <w:t xml:space="preserve">Dataflow Systems Ltd. </w:t>
        </w:r>
      </w:ins>
      <w:ins w:id="267" w:author="Laura H Spencer" w:date="2018-12-13T13:36:00Z">
        <w:r w:rsidR="001A7863">
          <w:t>Odyssey</w:t>
        </w:r>
      </w:ins>
      <w:ins w:id="268" w:author="Laura H Spencer" w:date="2018-12-14T15:37:00Z">
        <w:r w:rsidR="001468E9">
          <w:t xml:space="preserve"> Conductivity and Temperature</w:t>
        </w:r>
      </w:ins>
      <w:ins w:id="269" w:author="Laura H Spencer" w:date="2018-12-13T13:36:00Z">
        <w:r w:rsidR="001A7863">
          <w:t xml:space="preserve"> </w:t>
        </w:r>
      </w:ins>
      <w:ins w:id="270" w:author="Laura H Spencer" w:date="2018-12-14T15:37:00Z">
        <w:r w:rsidR="001468E9">
          <w:t>L</w:t>
        </w:r>
      </w:ins>
      <w:ins w:id="271" w:author="Laura H Spencer" w:date="2018-12-13T13:36:00Z">
        <w:r w:rsidR="001A7863">
          <w:t>ogger)</w:t>
        </w:r>
      </w:ins>
      <w:r w:rsidRPr="004A045C">
        <w:t>, dissolved oxygen</w:t>
      </w:r>
      <w:ins w:id="272" w:author="Laura H Spencer" w:date="2018-12-13T13:36:00Z">
        <w:r w:rsidR="001A7863">
          <w:t xml:space="preserve"> (</w:t>
        </w:r>
      </w:ins>
      <w:ins w:id="273" w:author="Laura H Spencer" w:date="2018-12-13T13:37:00Z">
        <w:r w:rsidR="001A7863">
          <w:t>Precision Measurement Engineering</w:t>
        </w:r>
      </w:ins>
      <w:ins w:id="274" w:author="Laura H Spencer" w:date="2018-12-14T15:38:00Z">
        <w:r w:rsidR="001468E9">
          <w:t xml:space="preserve"> </w:t>
        </w:r>
        <w:proofErr w:type="spellStart"/>
        <w:r w:rsidR="001468E9">
          <w:t>MiniDOT</w:t>
        </w:r>
        <w:proofErr w:type="spellEnd"/>
        <w:r w:rsidR="001468E9">
          <w:t xml:space="preserve"> Logger</w:t>
        </w:r>
      </w:ins>
      <w:ins w:id="275" w:author="Laura H Spencer" w:date="2018-12-13T13:37:00Z">
        <w:r w:rsidR="001A7863">
          <w:t>)</w:t>
        </w:r>
      </w:ins>
      <w:r w:rsidRPr="004A045C">
        <w:t xml:space="preserve">, and temperature (via </w:t>
      </w:r>
      <w:ins w:id="276" w:author="Laura H Spencer" w:date="2018-12-14T15:39:00Z">
        <w:r w:rsidR="001468E9">
          <w:t>dissolved oxygen</w:t>
        </w:r>
      </w:ins>
      <w:r w:rsidRPr="004A045C">
        <w:t xml:space="preserve"> probes</w:t>
      </w:r>
      <w:ins w:id="277" w:author="Laura H Spencer" w:date="2018-12-13T13:38:00Z">
        <w:r w:rsidR="001A7863">
          <w:t>)</w:t>
        </w:r>
      </w:ins>
      <w:r w:rsidRPr="004A045C">
        <w:t>. Sensors were modified for submersible, autonomous data collection</w:t>
      </w:r>
      <w:ins w:id="278" w:author="Laura H Spencer" w:date="2018-12-13T13:38:00Z">
        <w:r w:rsidR="001A7863">
          <w:t>, and logged at 10-minute intervals</w:t>
        </w:r>
        <w:r w:rsidR="001A7863" w:rsidRPr="004A045C">
          <w:t xml:space="preserve"> for the duration of the 30-day outplant</w:t>
        </w:r>
        <w:r w:rsidR="001A7863">
          <w:t>.</w:t>
        </w:r>
      </w:ins>
    </w:p>
    <w:p w14:paraId="19983BEE" w14:textId="0E9665B3" w:rsidR="00B01EDB" w:rsidRPr="004A045C" w:rsidRDefault="006A26D7" w:rsidP="00261288">
      <w:pPr>
        <w:pStyle w:val="Normal1"/>
        <w:suppressLineNumbers/>
      </w:pPr>
      <w:ins w:id="279" w:author="Laura H Spencer" w:date="2018-12-17T14:19:00Z">
        <w:r w:rsidRPr="004A045C">
          <w:rPr>
            <w:noProof/>
            <w:lang w:val="en-US"/>
          </w:rPr>
          <w:drawing>
            <wp:anchor distT="114300" distB="114300" distL="114300" distR="114300" simplePos="0" relativeHeight="251666432" behindDoc="0" locked="0" layoutInCell="1" hidden="0" allowOverlap="1" wp14:anchorId="79EEB052" wp14:editId="45BB03D7">
              <wp:simplePos x="0" y="0"/>
              <wp:positionH relativeFrom="margin">
                <wp:posOffset>-234315</wp:posOffset>
              </wp:positionH>
              <wp:positionV relativeFrom="paragraph">
                <wp:posOffset>83820</wp:posOffset>
              </wp:positionV>
              <wp:extent cx="3136265" cy="4146550"/>
              <wp:effectExtent l="0" t="0" r="635" b="6350"/>
              <wp:wrapTight wrapText="bothSides">
                <wp:wrapPolygon edited="0">
                  <wp:start x="0" y="0"/>
                  <wp:lineTo x="0" y="21567"/>
                  <wp:lineTo x="21517" y="21567"/>
                  <wp:lineTo x="21517" y="0"/>
                  <wp:lineTo x="0" y="0"/>
                </wp:wrapPolygon>
              </wp:wrapTight>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l="20388" t="10032" r="15695" b="5825"/>
                      <a:stretch>
                        <a:fillRect/>
                      </a:stretch>
                    </pic:blipFill>
                    <pic:spPr>
                      <a:xfrm>
                        <a:off x="0" y="0"/>
                        <a:ext cx="3136265" cy="4146550"/>
                      </a:xfrm>
                      <a:prstGeom prst="rect">
                        <a:avLst/>
                      </a:prstGeom>
                      <a:ln/>
                    </pic:spPr>
                  </pic:pic>
                </a:graphicData>
              </a:graphic>
              <wp14:sizeRelH relativeFrom="margin">
                <wp14:pctWidth>0</wp14:pctWidth>
              </wp14:sizeRelH>
              <wp14:sizeRelV relativeFrom="margin">
                <wp14:pctHeight>0</wp14:pctHeight>
              </wp14:sizeRelV>
            </wp:anchor>
          </w:drawing>
        </w:r>
      </w:ins>
    </w:p>
    <w:p w14:paraId="003FDC4D" w14:textId="74CD99E9" w:rsidR="00B01EDB" w:rsidRPr="004A045C" w:rsidRDefault="00B01EDB" w:rsidP="00261288">
      <w:pPr>
        <w:pStyle w:val="Normal1"/>
        <w:suppressLineNumbers/>
        <w:ind w:firstLine="720"/>
      </w:pPr>
    </w:p>
    <w:p w14:paraId="5AD050A3" w14:textId="77777777" w:rsidR="006A26D7" w:rsidRDefault="006A26D7" w:rsidP="00261288">
      <w:pPr>
        <w:pStyle w:val="Normal1"/>
        <w:widowControl w:val="0"/>
        <w:suppressLineNumbers/>
        <w:ind w:left="1440" w:right="720"/>
        <w:rPr>
          <w:ins w:id="280" w:author="Laura H Spencer" w:date="2018-12-17T14:19:00Z"/>
          <w:b/>
          <w:sz w:val="18"/>
          <w:szCs w:val="18"/>
        </w:rPr>
      </w:pPr>
    </w:p>
    <w:p w14:paraId="2CF32A59" w14:textId="405E7AFB" w:rsidR="00B01EDB" w:rsidRPr="004A045C" w:rsidRDefault="00B01EDB" w:rsidP="00261288">
      <w:pPr>
        <w:pStyle w:val="Normal1"/>
        <w:widowControl w:val="0"/>
        <w:suppressLineNumbers/>
        <w:ind w:left="1440" w:right="720"/>
        <w:rPr>
          <w:b/>
          <w:sz w:val="18"/>
          <w:szCs w:val="18"/>
        </w:rPr>
      </w:pPr>
      <w:r w:rsidRPr="004A045C">
        <w:rPr>
          <w:b/>
          <w:sz w:val="18"/>
          <w:szCs w:val="18"/>
        </w:rPr>
        <w:t>Figure 1:</w:t>
      </w:r>
      <w:r w:rsidRPr="004A045C">
        <w:rPr>
          <w:sz w:val="18"/>
          <w:szCs w:val="18"/>
        </w:rPr>
        <w:t xml:space="preserve"> Geoduck juveniles were deployed for 30 days in 2 habitats (eelgrass beds, unvegetated) within 4 bays in Western Washington State</w:t>
      </w:r>
    </w:p>
    <w:p w14:paraId="07AC70E7" w14:textId="3534F521" w:rsidR="00B01EDB" w:rsidDel="006A26D7" w:rsidRDefault="00B01EDB" w:rsidP="006A26D7">
      <w:pPr>
        <w:pStyle w:val="Normal1"/>
        <w:suppressLineNumbers/>
        <w:rPr>
          <w:del w:id="281" w:author="Laura H Spencer" w:date="2018-12-17T14:18:00Z"/>
        </w:rPr>
      </w:pPr>
    </w:p>
    <w:p w14:paraId="4BACD30C" w14:textId="2AA08E65" w:rsidR="006A26D7" w:rsidRDefault="006A26D7" w:rsidP="00261288">
      <w:pPr>
        <w:pStyle w:val="Normal1"/>
        <w:suppressLineNumbers/>
        <w:ind w:firstLine="720"/>
        <w:rPr>
          <w:ins w:id="282" w:author="Laura H Spencer" w:date="2018-12-17T14:19:00Z"/>
        </w:rPr>
      </w:pPr>
    </w:p>
    <w:p w14:paraId="6C837D9F" w14:textId="0A85FB2F" w:rsidR="006A26D7" w:rsidRDefault="006A26D7" w:rsidP="00261288">
      <w:pPr>
        <w:pStyle w:val="Normal1"/>
        <w:suppressLineNumbers/>
        <w:ind w:firstLine="720"/>
        <w:rPr>
          <w:ins w:id="283" w:author="Laura H Spencer" w:date="2018-12-17T14:19:00Z"/>
        </w:rPr>
      </w:pPr>
    </w:p>
    <w:p w14:paraId="5101E203" w14:textId="50485FCF" w:rsidR="006A26D7" w:rsidRDefault="006A26D7" w:rsidP="00261288">
      <w:pPr>
        <w:pStyle w:val="Normal1"/>
        <w:suppressLineNumbers/>
        <w:ind w:firstLine="720"/>
        <w:rPr>
          <w:ins w:id="284" w:author="Laura H Spencer" w:date="2018-12-17T14:19:00Z"/>
        </w:rPr>
      </w:pPr>
    </w:p>
    <w:p w14:paraId="0390766C" w14:textId="300B55EE" w:rsidR="006A26D7" w:rsidRDefault="006A26D7" w:rsidP="00261288">
      <w:pPr>
        <w:pStyle w:val="Normal1"/>
        <w:suppressLineNumbers/>
        <w:ind w:firstLine="720"/>
        <w:rPr>
          <w:ins w:id="285" w:author="Laura H Spencer" w:date="2018-12-17T14:19:00Z"/>
        </w:rPr>
      </w:pPr>
    </w:p>
    <w:p w14:paraId="3DEC533D" w14:textId="0E6C3D42" w:rsidR="006A26D7" w:rsidRDefault="006A26D7" w:rsidP="00261288">
      <w:pPr>
        <w:pStyle w:val="Normal1"/>
        <w:suppressLineNumbers/>
        <w:ind w:firstLine="720"/>
        <w:rPr>
          <w:ins w:id="286" w:author="Laura H Spencer" w:date="2018-12-17T14:19:00Z"/>
        </w:rPr>
      </w:pPr>
    </w:p>
    <w:p w14:paraId="6976CE03" w14:textId="586A162A" w:rsidR="006A26D7" w:rsidRDefault="006A26D7" w:rsidP="00261288">
      <w:pPr>
        <w:pStyle w:val="Normal1"/>
        <w:suppressLineNumbers/>
        <w:ind w:firstLine="720"/>
        <w:rPr>
          <w:ins w:id="287" w:author="Laura H Spencer" w:date="2018-12-17T14:19:00Z"/>
        </w:rPr>
      </w:pPr>
    </w:p>
    <w:p w14:paraId="7D747D55" w14:textId="77777777" w:rsidR="006A26D7" w:rsidRPr="004A045C" w:rsidRDefault="006A26D7" w:rsidP="006A26D7">
      <w:pPr>
        <w:pStyle w:val="Normal1"/>
        <w:suppressLineNumbers/>
        <w:rPr>
          <w:ins w:id="288" w:author="Laura H Spencer" w:date="2018-12-17T14:19:00Z"/>
        </w:rPr>
        <w:pPrChange w:id="289" w:author="Laura H Spencer" w:date="2018-12-17T14:19:00Z">
          <w:pPr>
            <w:pStyle w:val="Normal1"/>
            <w:suppressLineNumbers/>
            <w:ind w:firstLine="720"/>
          </w:pPr>
        </w:pPrChange>
      </w:pPr>
    </w:p>
    <w:p w14:paraId="7D74043D" w14:textId="77777777" w:rsidR="00B01EDB" w:rsidRPr="004A045C" w:rsidDel="006A26D7" w:rsidRDefault="00B01EDB" w:rsidP="00261288">
      <w:pPr>
        <w:pStyle w:val="Normal1"/>
        <w:suppressLineNumbers/>
        <w:rPr>
          <w:del w:id="290" w:author="Laura H Spencer" w:date="2018-12-17T14:18:00Z"/>
        </w:rPr>
      </w:pPr>
    </w:p>
    <w:p w14:paraId="66D38C72" w14:textId="77777777" w:rsidR="00B01EDB" w:rsidRPr="004A045C" w:rsidDel="006A26D7" w:rsidRDefault="00B01EDB" w:rsidP="00261288">
      <w:pPr>
        <w:pStyle w:val="Normal1"/>
        <w:suppressLineNumbers/>
        <w:ind w:firstLine="720"/>
        <w:rPr>
          <w:del w:id="291" w:author="Laura H Spencer" w:date="2018-12-17T14:18:00Z"/>
        </w:rPr>
      </w:pPr>
    </w:p>
    <w:p w14:paraId="5CBFEE05" w14:textId="77777777" w:rsidR="00B01EDB" w:rsidRPr="004A045C" w:rsidDel="006A26D7" w:rsidRDefault="00B01EDB" w:rsidP="00261288">
      <w:pPr>
        <w:pStyle w:val="Normal1"/>
        <w:suppressLineNumbers/>
        <w:ind w:firstLine="720"/>
        <w:rPr>
          <w:del w:id="292" w:author="Laura H Spencer" w:date="2018-12-17T14:18:00Z"/>
        </w:rPr>
      </w:pPr>
    </w:p>
    <w:p w14:paraId="4A1B1247" w14:textId="77777777" w:rsidR="00B01EDB" w:rsidRPr="004A045C" w:rsidDel="006A26D7" w:rsidRDefault="00B01EDB" w:rsidP="00261288">
      <w:pPr>
        <w:pStyle w:val="Normal1"/>
        <w:suppressLineNumbers/>
        <w:ind w:firstLine="720"/>
        <w:rPr>
          <w:del w:id="293" w:author="Laura H Spencer" w:date="2018-12-17T14:18:00Z"/>
        </w:rPr>
      </w:pPr>
    </w:p>
    <w:p w14:paraId="0B990D2E" w14:textId="77777777" w:rsidR="00B01EDB" w:rsidRPr="004A045C" w:rsidDel="006A26D7" w:rsidRDefault="00B01EDB" w:rsidP="00261288">
      <w:pPr>
        <w:pStyle w:val="Normal1"/>
        <w:suppressLineNumbers/>
        <w:ind w:firstLine="720"/>
        <w:rPr>
          <w:del w:id="294" w:author="Laura H Spencer" w:date="2018-12-17T14:18:00Z"/>
        </w:rPr>
      </w:pPr>
    </w:p>
    <w:p w14:paraId="099B59F5" w14:textId="77777777" w:rsidR="00B01EDB" w:rsidRPr="004A045C" w:rsidDel="006A26D7" w:rsidRDefault="00B01EDB" w:rsidP="00261288">
      <w:pPr>
        <w:pStyle w:val="Normal1"/>
        <w:suppressLineNumbers/>
        <w:ind w:firstLine="720"/>
        <w:rPr>
          <w:del w:id="295" w:author="Laura H Spencer" w:date="2018-12-17T14:18:00Z"/>
        </w:rPr>
      </w:pPr>
    </w:p>
    <w:p w14:paraId="27D6C0FB" w14:textId="77777777" w:rsidR="00B01EDB" w:rsidRPr="004A045C" w:rsidDel="006A26D7" w:rsidRDefault="00B01EDB" w:rsidP="00261288">
      <w:pPr>
        <w:pStyle w:val="Normal1"/>
        <w:suppressLineNumbers/>
        <w:ind w:firstLine="720"/>
        <w:rPr>
          <w:del w:id="296" w:author="Laura H Spencer" w:date="2018-12-17T14:18:00Z"/>
        </w:rPr>
      </w:pPr>
    </w:p>
    <w:p w14:paraId="74B620C4" w14:textId="77777777" w:rsidR="00B01EDB" w:rsidRPr="004A045C" w:rsidDel="006A26D7" w:rsidRDefault="00B01EDB" w:rsidP="00261288">
      <w:pPr>
        <w:pStyle w:val="Normal1"/>
        <w:suppressLineNumbers/>
        <w:ind w:firstLine="720"/>
        <w:rPr>
          <w:del w:id="297" w:author="Laura H Spencer" w:date="2018-12-17T14:18:00Z"/>
        </w:rPr>
      </w:pPr>
    </w:p>
    <w:p w14:paraId="0A13F944" w14:textId="77777777" w:rsidR="00B01EDB" w:rsidRPr="004A045C" w:rsidRDefault="00B01EDB" w:rsidP="006A26D7">
      <w:pPr>
        <w:pStyle w:val="Normal1"/>
        <w:suppressLineNumbers/>
        <w:pPrChange w:id="298" w:author="Laura H Spencer" w:date="2018-12-17T14:18:00Z">
          <w:pPr>
            <w:pStyle w:val="Normal1"/>
            <w:suppressLineNumbers/>
            <w:ind w:firstLine="720"/>
          </w:pPr>
        </w:pPrChange>
      </w:pPr>
    </w:p>
    <w:p w14:paraId="3B4E5522" w14:textId="07FB8399" w:rsidR="00B01EDB" w:rsidRPr="004A045C" w:rsidRDefault="00B01EDB" w:rsidP="006A26D7">
      <w:pPr>
        <w:pStyle w:val="Normal1"/>
        <w:suppressLineNumbers/>
        <w:pPrChange w:id="299" w:author="Laura H Spencer" w:date="2018-12-17T14:18:00Z">
          <w:pPr>
            <w:pStyle w:val="Normal1"/>
            <w:suppressLineNumbers/>
            <w:ind w:firstLine="720"/>
          </w:pPr>
        </w:pPrChange>
      </w:pPr>
    </w:p>
    <w:p w14:paraId="4724D25E" w14:textId="77777777" w:rsidR="00B01EDB" w:rsidRPr="004A045C" w:rsidRDefault="00B01EDB" w:rsidP="00261288">
      <w:pPr>
        <w:pStyle w:val="Normal1"/>
        <w:suppressLineNumbers/>
        <w:ind w:firstLine="720"/>
      </w:pPr>
    </w:p>
    <w:p w14:paraId="6AA731E5" w14:textId="2CABF76C" w:rsidR="00B01EDB" w:rsidRDefault="00B01EDB" w:rsidP="00261288">
      <w:pPr>
        <w:pStyle w:val="Normal1"/>
        <w:suppressLineNumbers/>
        <w:ind w:firstLine="720"/>
        <w:rPr>
          <w:ins w:id="300" w:author="Laura H Spencer" w:date="2018-12-18T15:10:00Z"/>
        </w:rPr>
      </w:pPr>
    </w:p>
    <w:p w14:paraId="5C3FAB6C" w14:textId="3643918B" w:rsidR="00CC3532" w:rsidRDefault="00CC3532" w:rsidP="00261288">
      <w:pPr>
        <w:pStyle w:val="Normal1"/>
        <w:suppressLineNumbers/>
        <w:ind w:firstLine="720"/>
        <w:rPr>
          <w:ins w:id="301" w:author="Laura H Spencer" w:date="2018-12-18T15:10:00Z"/>
        </w:rPr>
      </w:pPr>
    </w:p>
    <w:p w14:paraId="59335C9C" w14:textId="7CF6EC3C" w:rsidR="00CC3532" w:rsidRDefault="00CC3532" w:rsidP="00261288">
      <w:pPr>
        <w:pStyle w:val="Normal1"/>
        <w:suppressLineNumbers/>
        <w:ind w:firstLine="720"/>
        <w:rPr>
          <w:ins w:id="302" w:author="Laura H Spencer" w:date="2018-12-18T15:10:00Z"/>
        </w:rPr>
      </w:pPr>
    </w:p>
    <w:p w14:paraId="27D1C5FD" w14:textId="631729DD" w:rsidR="00CC3532" w:rsidRDefault="00CC3532" w:rsidP="00261288">
      <w:pPr>
        <w:pStyle w:val="Normal1"/>
        <w:suppressLineNumbers/>
        <w:ind w:firstLine="720"/>
        <w:rPr>
          <w:ins w:id="303" w:author="Laura H Spencer" w:date="2018-12-18T15:10:00Z"/>
        </w:rPr>
      </w:pPr>
    </w:p>
    <w:p w14:paraId="0AADFB66" w14:textId="4F92320C" w:rsidR="00CC3532" w:rsidRDefault="00CC3532" w:rsidP="00261288">
      <w:pPr>
        <w:pStyle w:val="Normal1"/>
        <w:suppressLineNumbers/>
        <w:ind w:firstLine="720"/>
        <w:rPr>
          <w:ins w:id="304" w:author="Laura H Spencer" w:date="2018-12-18T15:10:00Z"/>
        </w:rPr>
      </w:pPr>
    </w:p>
    <w:p w14:paraId="3696E6D4" w14:textId="761196E5" w:rsidR="00CC3532" w:rsidRDefault="00CC3532" w:rsidP="00261288">
      <w:pPr>
        <w:pStyle w:val="Normal1"/>
        <w:suppressLineNumbers/>
        <w:ind w:firstLine="720"/>
        <w:rPr>
          <w:ins w:id="305" w:author="Laura H Spencer" w:date="2018-12-18T15:10:00Z"/>
        </w:rPr>
      </w:pPr>
    </w:p>
    <w:p w14:paraId="1BD6C1D6" w14:textId="475E5C5B" w:rsidR="00CC3532" w:rsidRDefault="00CC3532" w:rsidP="00261288">
      <w:pPr>
        <w:pStyle w:val="Normal1"/>
        <w:suppressLineNumbers/>
        <w:ind w:firstLine="720"/>
        <w:rPr>
          <w:ins w:id="306" w:author="Laura H Spencer" w:date="2018-12-18T15:10:00Z"/>
        </w:rPr>
      </w:pPr>
    </w:p>
    <w:p w14:paraId="0A09FA49" w14:textId="36EF6C5C" w:rsidR="00CC3532" w:rsidRDefault="00CC3532" w:rsidP="00CC3532">
      <w:pPr>
        <w:pStyle w:val="Normal1"/>
        <w:suppressLineNumbers/>
        <w:rPr>
          <w:ins w:id="307" w:author="Laura H Spencer" w:date="2018-12-18T15:10:00Z"/>
        </w:rPr>
      </w:pPr>
    </w:p>
    <w:p w14:paraId="1A1CD230" w14:textId="020881C2" w:rsidR="00CC3532" w:rsidRDefault="00CC3532" w:rsidP="00CC3532">
      <w:pPr>
        <w:pStyle w:val="Normal1"/>
        <w:suppressLineNumbers/>
        <w:rPr>
          <w:ins w:id="308" w:author="Laura H Spencer" w:date="2018-12-18T15:10:00Z"/>
        </w:rPr>
      </w:pPr>
    </w:p>
    <w:p w14:paraId="1B66AB92" w14:textId="1C9DBE90" w:rsidR="00CC3532" w:rsidRDefault="00CC3532" w:rsidP="00CC3532">
      <w:pPr>
        <w:pStyle w:val="Normal1"/>
        <w:suppressLineNumbers/>
        <w:rPr>
          <w:ins w:id="309" w:author="Laura H Spencer" w:date="2018-12-18T15:10:00Z"/>
        </w:rPr>
      </w:pPr>
    </w:p>
    <w:p w14:paraId="6AA45C52" w14:textId="02859E11" w:rsidR="00CC3532" w:rsidRDefault="00CC3532" w:rsidP="00CC3532">
      <w:pPr>
        <w:pStyle w:val="Normal1"/>
        <w:suppressLineNumbers/>
        <w:rPr>
          <w:ins w:id="310" w:author="Laura H Spencer" w:date="2018-12-18T15:10:00Z"/>
        </w:rPr>
      </w:pPr>
    </w:p>
    <w:p w14:paraId="5B0D9265" w14:textId="122403EF" w:rsidR="00CC3532" w:rsidRDefault="00CC3532" w:rsidP="00CC3532">
      <w:pPr>
        <w:pStyle w:val="Normal1"/>
        <w:suppressLineNumbers/>
        <w:rPr>
          <w:ins w:id="311" w:author="Laura H Spencer" w:date="2018-12-18T15:10:00Z"/>
        </w:rPr>
      </w:pPr>
    </w:p>
    <w:p w14:paraId="0AB7ABA3" w14:textId="1089D8DC" w:rsidR="00CC3532" w:rsidRDefault="00CC3532" w:rsidP="00CC3532">
      <w:pPr>
        <w:pStyle w:val="Normal1"/>
        <w:suppressLineNumbers/>
        <w:rPr>
          <w:ins w:id="312" w:author="Laura H Spencer" w:date="2018-12-18T15:10:00Z"/>
        </w:rPr>
      </w:pPr>
    </w:p>
    <w:p w14:paraId="135122BA" w14:textId="3A7472B8" w:rsidR="00CC3532" w:rsidRDefault="00CC3532" w:rsidP="00CC3532">
      <w:pPr>
        <w:pStyle w:val="Normal1"/>
        <w:suppressLineNumbers/>
        <w:rPr>
          <w:ins w:id="313" w:author="Laura H Spencer" w:date="2018-12-18T15:10:00Z"/>
        </w:rPr>
      </w:pPr>
    </w:p>
    <w:p w14:paraId="2061C24E" w14:textId="08B1E9DC" w:rsidR="00CC3532" w:rsidRDefault="00CC3532" w:rsidP="00CC3532">
      <w:pPr>
        <w:pStyle w:val="Normal1"/>
        <w:suppressLineNumbers/>
        <w:rPr>
          <w:ins w:id="314" w:author="Laura H Spencer" w:date="2018-12-18T15:10:00Z"/>
        </w:rPr>
      </w:pPr>
    </w:p>
    <w:p w14:paraId="2C655D23" w14:textId="77777777" w:rsidR="00CC3532" w:rsidRPr="004A045C" w:rsidRDefault="00CC3532" w:rsidP="00CC3532">
      <w:pPr>
        <w:pStyle w:val="Normal1"/>
        <w:suppressLineNumbers/>
      </w:pPr>
    </w:p>
    <w:p w14:paraId="37FF3154" w14:textId="77777777" w:rsidR="00B01EDB" w:rsidRPr="004A045C" w:rsidRDefault="00B01EDB" w:rsidP="00261288">
      <w:pPr>
        <w:pStyle w:val="Normal1"/>
        <w:suppressLineNumbers/>
      </w:pPr>
    </w:p>
    <w:tbl>
      <w:tblPr>
        <w:tblStyle w:val="TableGrid"/>
        <w:tblW w:w="0" w:type="auto"/>
        <w:tblLook w:val="04A0" w:firstRow="1" w:lastRow="0" w:firstColumn="1" w:lastColumn="0" w:noHBand="0" w:noVBand="1"/>
      </w:tblPr>
      <w:tblGrid>
        <w:gridCol w:w="1555"/>
        <w:gridCol w:w="1915"/>
        <w:gridCol w:w="2000"/>
        <w:tblGridChange w:id="315">
          <w:tblGrid>
            <w:gridCol w:w="1555"/>
            <w:gridCol w:w="1915"/>
            <w:gridCol w:w="2000"/>
          </w:tblGrid>
        </w:tblGridChange>
      </w:tblGrid>
      <w:tr w:rsidR="00CC3532" w:rsidRPr="004A045C" w14:paraId="44F53145" w14:textId="77777777" w:rsidTr="006A26D7">
        <w:tc>
          <w:tcPr>
            <w:tcW w:w="1555" w:type="dxa"/>
            <w:vAlign w:val="bottom"/>
          </w:tcPr>
          <w:p w14:paraId="54142FA4"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b/>
                <w:sz w:val="18"/>
                <w:szCs w:val="18"/>
              </w:rPr>
            </w:pPr>
            <w:bookmarkStart w:id="316" w:name="_lndsam45m7t1" w:colFirst="0" w:colLast="0"/>
            <w:bookmarkEnd w:id="316"/>
            <w:r w:rsidRPr="004A045C">
              <w:rPr>
                <w:b/>
                <w:sz w:val="18"/>
                <w:szCs w:val="18"/>
              </w:rPr>
              <w:t>Bay</w:t>
            </w:r>
          </w:p>
        </w:tc>
        <w:tc>
          <w:tcPr>
            <w:tcW w:w="1915" w:type="dxa"/>
            <w:vAlign w:val="bottom"/>
          </w:tcPr>
          <w:p w14:paraId="25749566"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b/>
                <w:sz w:val="18"/>
                <w:szCs w:val="18"/>
              </w:rPr>
            </w:pPr>
            <w:r w:rsidRPr="004A045C">
              <w:rPr>
                <w:b/>
                <w:sz w:val="18"/>
                <w:szCs w:val="18"/>
              </w:rPr>
              <w:t>Eelgrass Habitat</w:t>
            </w:r>
          </w:p>
        </w:tc>
        <w:tc>
          <w:tcPr>
            <w:tcW w:w="2000" w:type="dxa"/>
            <w:vAlign w:val="bottom"/>
          </w:tcPr>
          <w:p w14:paraId="04943656"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b/>
                <w:sz w:val="18"/>
                <w:szCs w:val="18"/>
              </w:rPr>
            </w:pPr>
            <w:r w:rsidRPr="004A045C">
              <w:rPr>
                <w:b/>
                <w:sz w:val="18"/>
                <w:szCs w:val="18"/>
              </w:rPr>
              <w:t>Unvegetated Habitat</w:t>
            </w:r>
          </w:p>
        </w:tc>
      </w:tr>
      <w:tr w:rsidR="00CC3532" w:rsidRPr="004A045C" w14:paraId="0878271D" w14:textId="77777777" w:rsidTr="006A26D7">
        <w:tc>
          <w:tcPr>
            <w:tcW w:w="1555" w:type="dxa"/>
          </w:tcPr>
          <w:p w14:paraId="0D700E78"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i/>
                <w:sz w:val="18"/>
                <w:szCs w:val="18"/>
              </w:rPr>
            </w:pPr>
            <w:proofErr w:type="spellStart"/>
            <w:r w:rsidRPr="004A045C">
              <w:rPr>
                <w:sz w:val="18"/>
                <w:szCs w:val="18"/>
              </w:rPr>
              <w:t>Fidalgo</w:t>
            </w:r>
            <w:proofErr w:type="spellEnd"/>
            <w:r w:rsidRPr="004A045C">
              <w:rPr>
                <w:sz w:val="18"/>
                <w:szCs w:val="18"/>
              </w:rPr>
              <w:t xml:space="preserve"> Bay</w:t>
            </w:r>
          </w:p>
        </w:tc>
        <w:tc>
          <w:tcPr>
            <w:tcW w:w="1915" w:type="dxa"/>
          </w:tcPr>
          <w:p w14:paraId="1EE7C260"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 xml:space="preserve">48° 28' 52.8312'' N </w:t>
            </w:r>
          </w:p>
          <w:p w14:paraId="3C1899DE"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0.7044'' W</w:t>
            </w:r>
          </w:p>
        </w:tc>
        <w:tc>
          <w:tcPr>
            <w:tcW w:w="2000" w:type="dxa"/>
          </w:tcPr>
          <w:p w14:paraId="16D3ADF2"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48° 28' 54.0876'' N</w:t>
            </w:r>
          </w:p>
          <w:p w14:paraId="51C4DDA7"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0.708'' W</w:t>
            </w:r>
          </w:p>
        </w:tc>
      </w:tr>
      <w:tr w:rsidR="00CC3532" w:rsidRPr="004A045C" w14:paraId="673AB0FF" w14:textId="77777777" w:rsidTr="006A26D7">
        <w:tc>
          <w:tcPr>
            <w:tcW w:w="1555" w:type="dxa"/>
          </w:tcPr>
          <w:p w14:paraId="0481360A"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i/>
                <w:sz w:val="18"/>
                <w:szCs w:val="18"/>
              </w:rPr>
            </w:pPr>
            <w:r w:rsidRPr="004A045C">
              <w:rPr>
                <w:sz w:val="18"/>
                <w:szCs w:val="18"/>
              </w:rPr>
              <w:t>Port Gamble Bay</w:t>
            </w:r>
          </w:p>
        </w:tc>
        <w:tc>
          <w:tcPr>
            <w:tcW w:w="1915" w:type="dxa"/>
          </w:tcPr>
          <w:p w14:paraId="6C02E171"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47° 50' 52.7388'' N</w:t>
            </w:r>
          </w:p>
          <w:p w14:paraId="458F94A7"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122° 34' 58.5084'' W</w:t>
            </w:r>
          </w:p>
        </w:tc>
        <w:tc>
          <w:tcPr>
            <w:tcW w:w="2000" w:type="dxa"/>
          </w:tcPr>
          <w:p w14:paraId="30469406"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47° 50' 33.6336'' N</w:t>
            </w:r>
          </w:p>
          <w:p w14:paraId="1EA97D5A"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1.7952'' W</w:t>
            </w:r>
          </w:p>
        </w:tc>
      </w:tr>
      <w:tr w:rsidR="00CC3532" w:rsidRPr="004A045C" w14:paraId="64A26EA8" w14:textId="77777777" w:rsidTr="006A26D7">
        <w:tc>
          <w:tcPr>
            <w:tcW w:w="1555" w:type="dxa"/>
            <w:tcBorders>
              <w:bottom w:val="single" w:sz="4" w:space="0" w:color="auto"/>
            </w:tcBorders>
          </w:tcPr>
          <w:p w14:paraId="51A51588"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i/>
                <w:sz w:val="18"/>
                <w:szCs w:val="18"/>
              </w:rPr>
            </w:pPr>
            <w:r w:rsidRPr="004A045C">
              <w:rPr>
                <w:sz w:val="18"/>
                <w:szCs w:val="18"/>
              </w:rPr>
              <w:t>Case Inlet</w:t>
            </w:r>
          </w:p>
        </w:tc>
        <w:tc>
          <w:tcPr>
            <w:tcW w:w="1915" w:type="dxa"/>
            <w:tcBorders>
              <w:bottom w:val="single" w:sz="4" w:space="0" w:color="auto"/>
            </w:tcBorders>
          </w:tcPr>
          <w:p w14:paraId="4537D5A7"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47° 21' 30.3808'' N</w:t>
            </w:r>
          </w:p>
          <w:p w14:paraId="0A0C39F1"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122° 47' 47.2182'' W</w:t>
            </w:r>
          </w:p>
        </w:tc>
        <w:tc>
          <w:tcPr>
            <w:tcW w:w="2000" w:type="dxa"/>
            <w:tcBorders>
              <w:bottom w:val="single" w:sz="4" w:space="0" w:color="auto"/>
            </w:tcBorders>
          </w:tcPr>
          <w:p w14:paraId="121796F7"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47° 21' 28.5721'' N</w:t>
            </w:r>
          </w:p>
          <w:p w14:paraId="2E072EFD"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122° 47' 44.7457'' W</w:t>
            </w:r>
          </w:p>
        </w:tc>
      </w:tr>
      <w:tr w:rsidR="00CC3532" w:rsidRPr="004A045C" w14:paraId="1B5DD54A" w14:textId="77777777" w:rsidTr="006A26D7">
        <w:tc>
          <w:tcPr>
            <w:tcW w:w="1555" w:type="dxa"/>
            <w:tcBorders>
              <w:bottom w:val="single" w:sz="4" w:space="0" w:color="auto"/>
            </w:tcBorders>
          </w:tcPr>
          <w:p w14:paraId="467C1F90"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Willapa Bay</w:t>
            </w:r>
          </w:p>
        </w:tc>
        <w:tc>
          <w:tcPr>
            <w:tcW w:w="1915" w:type="dxa"/>
            <w:tcBorders>
              <w:bottom w:val="single" w:sz="4" w:space="0" w:color="auto"/>
            </w:tcBorders>
          </w:tcPr>
          <w:p w14:paraId="22D3ACCF"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46° 29' 42.288'' N</w:t>
            </w:r>
          </w:p>
          <w:p w14:paraId="2D993E58" w14:textId="77777777" w:rsidR="00B01EDB" w:rsidRPr="004A045C" w:rsidRDefault="00B01EDB" w:rsidP="00261288">
            <w:pPr>
              <w:pStyle w:val="Normal1"/>
              <w:widowControl w:val="0"/>
              <w:suppressLineNumbers/>
              <w:spacing w:before="80" w:after="80" w:line="276" w:lineRule="auto"/>
              <w:rPr>
                <w:sz w:val="18"/>
                <w:szCs w:val="18"/>
              </w:rPr>
            </w:pPr>
            <w:r w:rsidRPr="004A045C">
              <w:rPr>
                <w:sz w:val="18"/>
                <w:szCs w:val="18"/>
              </w:rPr>
              <w:t>124° 1' 35.472'' W</w:t>
            </w:r>
          </w:p>
        </w:tc>
        <w:tc>
          <w:tcPr>
            <w:tcW w:w="2000" w:type="dxa"/>
            <w:tcBorders>
              <w:bottom w:val="single" w:sz="4" w:space="0" w:color="auto"/>
            </w:tcBorders>
          </w:tcPr>
          <w:p w14:paraId="6AF971D6"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46° 29' 40.124'' N</w:t>
            </w:r>
          </w:p>
          <w:p w14:paraId="7E90FD99" w14:textId="77777777" w:rsidR="00B01EDB" w:rsidRPr="004A045C" w:rsidRDefault="00B01EDB" w:rsidP="00261288">
            <w:pPr>
              <w:pStyle w:val="Normal1"/>
              <w:widowControl w:val="0"/>
              <w:suppressLineNumbers/>
              <w:pBdr>
                <w:top w:val="nil"/>
                <w:left w:val="nil"/>
                <w:bottom w:val="nil"/>
                <w:right w:val="nil"/>
                <w:between w:val="nil"/>
              </w:pBdr>
              <w:spacing w:before="80" w:after="80" w:line="276" w:lineRule="auto"/>
              <w:rPr>
                <w:sz w:val="18"/>
                <w:szCs w:val="18"/>
              </w:rPr>
            </w:pPr>
            <w:r w:rsidRPr="004A045C">
              <w:rPr>
                <w:sz w:val="18"/>
                <w:szCs w:val="18"/>
              </w:rPr>
              <w:t>124° 1' 34.0882'' W</w:t>
            </w:r>
          </w:p>
        </w:tc>
      </w:tr>
      <w:tr w:rsidR="00CC3532" w:rsidRPr="004A045C" w14:paraId="298E2FC0" w14:textId="77777777" w:rsidTr="006A26D7">
        <w:trPr>
          <w:trHeight w:val="305"/>
        </w:trPr>
        <w:tc>
          <w:tcPr>
            <w:tcW w:w="5470" w:type="dxa"/>
            <w:gridSpan w:val="3"/>
            <w:tcBorders>
              <w:top w:val="single" w:sz="4" w:space="0" w:color="auto"/>
              <w:left w:val="nil"/>
              <w:bottom w:val="nil"/>
              <w:right w:val="nil"/>
            </w:tcBorders>
          </w:tcPr>
          <w:p w14:paraId="79CC315A" w14:textId="77777777" w:rsidR="00B01EDB" w:rsidRPr="004A045C" w:rsidRDefault="00B01EDB" w:rsidP="00261288">
            <w:pPr>
              <w:pStyle w:val="Heading3"/>
              <w:suppressLineNumbers/>
              <w:spacing w:before="80" w:line="276" w:lineRule="auto"/>
              <w:outlineLvl w:val="2"/>
              <w:rPr>
                <w:b/>
                <w:sz w:val="18"/>
                <w:szCs w:val="18"/>
              </w:rPr>
            </w:pPr>
            <w:r w:rsidRPr="004A045C">
              <w:rPr>
                <w:b/>
                <w:sz w:val="18"/>
                <w:szCs w:val="18"/>
              </w:rPr>
              <w:t>Table 1</w:t>
            </w:r>
            <w:r w:rsidRPr="004A045C">
              <w:rPr>
                <w:sz w:val="18"/>
                <w:szCs w:val="18"/>
              </w:rPr>
              <w:t>: Coordinates for geoduck placement.</w:t>
            </w:r>
          </w:p>
        </w:tc>
      </w:tr>
    </w:tbl>
    <w:p w14:paraId="4ECA9B83" w14:textId="77777777" w:rsidR="00014A2A" w:rsidRPr="004A045C" w:rsidRDefault="00B01EDB" w:rsidP="00B01EDB">
      <w:pPr>
        <w:pStyle w:val="Heading3"/>
        <w:rPr>
          <w:b/>
        </w:rPr>
      </w:pPr>
      <w:r w:rsidRPr="004A045C">
        <w:rPr>
          <w:b/>
        </w:rPr>
        <w:t>Collection and Sampling</w:t>
      </w:r>
    </w:p>
    <w:p w14:paraId="4DBCC45C" w14:textId="26127118" w:rsidR="00014A2A" w:rsidRDefault="00B01EDB" w:rsidP="00B01EDB">
      <w:pPr>
        <w:pStyle w:val="Normal1"/>
        <w:rPr>
          <w:ins w:id="317" w:author="Laura H Spencer" w:date="2018-12-12T11:47:00Z"/>
        </w:rPr>
      </w:pPr>
      <w:r w:rsidRPr="004A045C">
        <w:t xml:space="preserve">Animals were collected during low tide and transferred on wet ice to shore where mortality and size were recorded. Live animals were dissected, </w:t>
      </w:r>
      <w:commentRangeStart w:id="318"/>
      <w:r w:rsidRPr="004A045C">
        <w:t>ctenidia tissue was isolated and flash-frozen in an ethanol-dry ice bath</w:t>
      </w:r>
      <w:commentRangeEnd w:id="318"/>
      <w:r w:rsidR="009719D5">
        <w:rPr>
          <w:rStyle w:val="CommentReference"/>
        </w:rPr>
        <w:commentReference w:id="318"/>
      </w:r>
      <w:r w:rsidRPr="004A045C">
        <w:t xml:space="preserve">. </w:t>
      </w:r>
      <w:ins w:id="319" w:author="Laura H Spencer" w:date="2018-12-12T11:39:00Z">
        <w:r w:rsidR="00B6404D">
          <w:t>Ctenidia was</w:t>
        </w:r>
      </w:ins>
      <w:ins w:id="320" w:author="Laura H Spencer" w:date="2018-12-12T11:40:00Z">
        <w:r w:rsidR="00B6404D">
          <w:t xml:space="preserve"> selected for proteomi</w:t>
        </w:r>
      </w:ins>
      <w:ins w:id="321" w:author="Laura H Spencer" w:date="2018-12-12T11:48:00Z">
        <w:r w:rsidR="00B6404D">
          <w:t>c</w:t>
        </w:r>
      </w:ins>
      <w:ins w:id="322" w:author="Laura H Spencer" w:date="2018-12-12T11:40:00Z">
        <w:r w:rsidR="00B6404D">
          <w:t xml:space="preserve"> analysis due to </w:t>
        </w:r>
      </w:ins>
      <w:ins w:id="323" w:author="Laura H Spencer" w:date="2018-12-12T11:48:00Z">
        <w:r w:rsidR="00B6404D">
          <w:t>i</w:t>
        </w:r>
      </w:ins>
      <w:ins w:id="324" w:author="Laura H Spencer" w:date="2018-12-12T11:40:00Z">
        <w:r w:rsidR="00B6404D">
          <w:t>ts</w:t>
        </w:r>
      </w:ins>
      <w:ins w:id="325" w:author="Laura H Spencer" w:date="2018-12-12T11:52:00Z">
        <w:r w:rsidR="00B6404D">
          <w:t xml:space="preserve"> direct</w:t>
        </w:r>
      </w:ins>
      <w:ins w:id="326" w:author="Laura H Spencer" w:date="2018-12-12T11:49:00Z">
        <w:r w:rsidR="00B6404D">
          <w:t xml:space="preserve"> interaction with the environment, </w:t>
        </w:r>
      </w:ins>
      <w:ins w:id="327" w:author="Laura H Spencer" w:date="2018-12-12T12:53:00Z">
        <w:r w:rsidR="00095020">
          <w:t>importa</w:t>
        </w:r>
      </w:ins>
      <w:ins w:id="328" w:author="Laura H Spencer" w:date="2018-12-12T12:54:00Z">
        <w:r w:rsidR="00095020">
          <w:t>nce in</w:t>
        </w:r>
      </w:ins>
      <w:ins w:id="329" w:author="Laura H Spencer" w:date="2018-12-12T11:49:00Z">
        <w:r w:rsidR="00B6404D">
          <w:t xml:space="preserve"> </w:t>
        </w:r>
      </w:ins>
      <w:ins w:id="330" w:author="Laura H Spencer" w:date="2018-12-12T11:40:00Z">
        <w:r w:rsidR="00B6404D">
          <w:t xml:space="preserve">gas </w:t>
        </w:r>
      </w:ins>
      <w:ins w:id="331" w:author="Laura H Spencer" w:date="2018-12-12T11:53:00Z">
        <w:r w:rsidR="00823B43">
          <w:t>and ion regulat</w:t>
        </w:r>
      </w:ins>
      <w:ins w:id="332" w:author="Laura H Spencer" w:date="2018-12-12T12:54:00Z">
        <w:r w:rsidR="00095020">
          <w:t>ion</w:t>
        </w:r>
      </w:ins>
      <w:ins w:id="333" w:author="Laura H Spencer" w:date="2018-12-12T11:53:00Z">
        <w:r w:rsidR="00823B43">
          <w:t>,</w:t>
        </w:r>
      </w:ins>
      <w:ins w:id="334" w:author="Laura H Spencer" w:date="2018-12-12T13:07:00Z">
        <w:r w:rsidR="00095020">
          <w:t xml:space="preserve"> and</w:t>
        </w:r>
      </w:ins>
      <w:ins w:id="335" w:author="Laura H Spencer" w:date="2018-12-12T11:53:00Z">
        <w:r w:rsidR="00823B43">
          <w:t xml:space="preserve"> </w:t>
        </w:r>
      </w:ins>
      <w:ins w:id="336" w:author="Laura H Spencer" w:date="2018-12-12T12:09:00Z">
        <w:r w:rsidR="00CD54A9">
          <w:t>its implication in environmental stress response</w:t>
        </w:r>
      </w:ins>
      <w:ins w:id="337" w:author="Laura H Spencer" w:date="2018-12-12T11:41:00Z">
        <w:r w:rsidR="00B6404D">
          <w:t xml:space="preserve"> </w:t>
        </w:r>
      </w:ins>
      <w:ins w:id="338" w:author="Laura H Spencer" w:date="2018-12-12T11:53:00Z">
        <w:r w:rsidR="00823B43">
          <w:t>(Timmins-Schiffman et al</w:t>
        </w:r>
      </w:ins>
      <w:ins w:id="339" w:author="Laura H Spencer" w:date="2018-12-12T11:54:00Z">
        <w:r w:rsidR="00823B43">
          <w:t xml:space="preserve">., 2014, </w:t>
        </w:r>
      </w:ins>
      <w:commentRangeStart w:id="340"/>
      <w:proofErr w:type="spellStart"/>
      <w:ins w:id="341" w:author="Laura H Spencer" w:date="2018-12-12T12:06:00Z">
        <w:r w:rsidR="00823B43">
          <w:t>Mato</w:t>
        </w:r>
      </w:ins>
      <w:ins w:id="342" w:author="Laura H Spencer" w:date="2018-12-12T12:07:00Z">
        <w:r w:rsidR="00823B43">
          <w:t>zzo</w:t>
        </w:r>
        <w:proofErr w:type="spellEnd"/>
        <w:r w:rsidR="00823B43">
          <w:t xml:space="preserve"> et al. 2013</w:t>
        </w:r>
      </w:ins>
      <w:commentRangeEnd w:id="340"/>
      <w:ins w:id="343" w:author="Laura H Spencer" w:date="2018-12-12T12:54:00Z">
        <w:r w:rsidR="00095020">
          <w:rPr>
            <w:rStyle w:val="CommentReference"/>
          </w:rPr>
          <w:commentReference w:id="340"/>
        </w:r>
      </w:ins>
      <w:ins w:id="344" w:author="Laura H Spencer" w:date="2018-12-12T13:02:00Z">
        <w:r w:rsidR="00095020">
          <w:t xml:space="preserve">, </w:t>
        </w:r>
        <w:commentRangeStart w:id="345"/>
        <w:r w:rsidR="00095020">
          <w:t>Z</w:t>
        </w:r>
      </w:ins>
      <w:ins w:id="346" w:author="Laura H Spencer" w:date="2018-12-18T15:16:00Z">
        <w:r w:rsidR="009861CE">
          <w:t>h</w:t>
        </w:r>
      </w:ins>
      <w:ins w:id="347" w:author="Laura H Spencer" w:date="2018-12-12T13:02:00Z">
        <w:r w:rsidR="00095020">
          <w:t>ang et al. 2015</w:t>
        </w:r>
      </w:ins>
      <w:commentRangeEnd w:id="345"/>
      <w:ins w:id="348" w:author="Laura H Spencer" w:date="2018-12-12T13:04:00Z">
        <w:r w:rsidR="00095020">
          <w:t xml:space="preserve">, </w:t>
        </w:r>
        <w:commentRangeStart w:id="349"/>
        <w:r w:rsidR="00095020">
          <w:t>Thompson et al. 2015</w:t>
        </w:r>
      </w:ins>
      <w:ins w:id="350" w:author="Laura H Spencer" w:date="2018-12-12T13:02:00Z">
        <w:r w:rsidR="00095020">
          <w:rPr>
            <w:rStyle w:val="CommentReference"/>
          </w:rPr>
          <w:commentReference w:id="345"/>
        </w:r>
      </w:ins>
      <w:commentRangeEnd w:id="349"/>
      <w:ins w:id="351" w:author="Laura H Spencer" w:date="2018-12-12T13:05:00Z">
        <w:r w:rsidR="00095020">
          <w:rPr>
            <w:rStyle w:val="CommentReference"/>
          </w:rPr>
          <w:commentReference w:id="349"/>
        </w:r>
      </w:ins>
      <w:ins w:id="352" w:author="Laura H Spencer" w:date="2018-12-12T11:54:00Z">
        <w:r w:rsidR="00823B43">
          <w:t>)</w:t>
        </w:r>
      </w:ins>
      <w:ins w:id="353" w:author="Laura H Spencer" w:date="2018-12-12T11:41:00Z">
        <w:r w:rsidR="00B6404D">
          <w:t>.</w:t>
        </w:r>
      </w:ins>
      <w:ins w:id="354" w:author="Laura H Spencer" w:date="2018-12-12T11:39:00Z">
        <w:r w:rsidR="00B6404D">
          <w:t xml:space="preserve"> </w:t>
        </w:r>
      </w:ins>
      <w:r w:rsidRPr="004A045C">
        <w:t xml:space="preserve">During sampling all instruments were sterilized between samples via bleach then </w:t>
      </w:r>
      <w:proofErr w:type="gramStart"/>
      <w:r w:rsidRPr="004A045C">
        <w:t>ethanol, and</w:t>
      </w:r>
      <w:proofErr w:type="gramEnd"/>
      <w:r w:rsidRPr="004A045C">
        <w:t xml:space="preserve"> rinsed with </w:t>
      </w:r>
      <w:proofErr w:type="spellStart"/>
      <w:r w:rsidRPr="004A045C">
        <w:t>nanopure</w:t>
      </w:r>
      <w:proofErr w:type="spellEnd"/>
      <w:r w:rsidRPr="004A045C">
        <w:t xml:space="preserve"> water. Samples were held on dry ice while transported back to the lab and stored at -80</w:t>
      </w:r>
      <w:r w:rsidRPr="004A045C">
        <w:rPr>
          <w:rFonts w:ascii="Papyrus Condensed" w:hAnsi="Papyrus Condensed" w:cs="Papyrus Condensed"/>
        </w:rPr>
        <w:t>℃</w:t>
      </w:r>
      <w:r w:rsidRPr="004A045C">
        <w:t xml:space="preserve">. </w:t>
      </w:r>
    </w:p>
    <w:p w14:paraId="76691A89" w14:textId="77777777" w:rsidR="00B6404D" w:rsidRPr="004A045C" w:rsidRDefault="00B6404D" w:rsidP="00B01EDB">
      <w:pPr>
        <w:pStyle w:val="Normal1"/>
        <w:rPr>
          <w:b/>
        </w:rPr>
      </w:pPr>
    </w:p>
    <w:p w14:paraId="5DC5DA1B" w14:textId="77777777" w:rsidR="00014A2A" w:rsidRPr="004A045C" w:rsidRDefault="00B01EDB" w:rsidP="00B01EDB">
      <w:pPr>
        <w:pStyle w:val="Heading3"/>
        <w:rPr>
          <w:b/>
        </w:rPr>
      </w:pPr>
      <w:bookmarkStart w:id="355" w:name="_x0qehbit607c" w:colFirst="0" w:colLast="0"/>
      <w:bookmarkEnd w:id="355"/>
      <w:r w:rsidRPr="004A045C">
        <w:rPr>
          <w:b/>
        </w:rPr>
        <w:t>Environmental and Growth Data</w:t>
      </w:r>
    </w:p>
    <w:p w14:paraId="0A4D321A" w14:textId="77777777" w:rsidR="00014A2A" w:rsidRDefault="00B01EDB" w:rsidP="00B01EDB">
      <w:pPr>
        <w:pStyle w:val="Normal1"/>
      </w:pPr>
      <w:r w:rsidRPr="004A045C">
        <w:t xml:space="preserve">Temperature, pH, salinity and dissolved oxygen data were compared between outplant locations. Outliers for all environmental parameters were removed, as determined using Tukey Interquartile Range (IQR) method </w:t>
      </w:r>
      <w:hyperlink r:id="rId38">
        <w:r w:rsidRPr="004A045C">
          <w:rPr>
            <w:color w:val="000000"/>
          </w:rPr>
          <w:t>(Tukey 1977)</w:t>
        </w:r>
      </w:hyperlink>
      <w:r w:rsidRPr="004A045C">
        <w:t xml:space="preserve">, excluding data outside the inner fence (1.5*IQR). Tidal charts from </w:t>
      </w:r>
      <w:hyperlink r:id="rId39">
        <w:r w:rsidRPr="004A045C">
          <w:t>WWW Tide/Current Predictor</w:t>
        </w:r>
      </w:hyperlink>
      <w:r w:rsidRPr="004A045C">
        <w:t xml:space="preserve"> and salinity data (&lt;20ppt) were also used to remove DO and pH data corresponding to periods of tidal exposure. Four probe failures occurred during deployment (Supplemental Table 1, </w:t>
      </w:r>
      <w:r w:rsidRPr="004A045C">
        <w:rPr>
          <w:i/>
        </w:rPr>
        <w:t>failed</w:t>
      </w:r>
      <w:r w:rsidRPr="004A045C">
        <w:t xml:space="preserve">) and these data were not included in the analysis (pH at Port Gamble-eelgrass, salinity at Port-Gamble unvegetated &amp; Case-Inlet eelgrass, DO in </w:t>
      </w:r>
      <w:proofErr w:type="spellStart"/>
      <w:r w:rsidRPr="004A045C">
        <w:t>Fidalgo</w:t>
      </w:r>
      <w:proofErr w:type="spellEnd"/>
      <w:r w:rsidRPr="004A045C">
        <w:t xml:space="preserve"> Bay eelgrass). Salinity data from two additional locations was not reliably measured (Willapa Bay-unvegetated, </w:t>
      </w:r>
      <w:proofErr w:type="spellStart"/>
      <w:r w:rsidRPr="004A045C">
        <w:t>Fidalgo</w:t>
      </w:r>
      <w:proofErr w:type="spellEnd"/>
      <w:r w:rsidRPr="004A045C">
        <w:t xml:space="preserve"> Bay-unvegetated), so habitat comparisons were not performed for salinity data. For each parameter at each location, daily mean and daily standard deviation time series were calculated. Relative growth for each animal was determined as (</w:t>
      </w:r>
      <w:proofErr w:type="spellStart"/>
      <w:r w:rsidRPr="004A045C">
        <w:t>L</w:t>
      </w:r>
      <w:r w:rsidRPr="004A045C">
        <w:rPr>
          <w:vertAlign w:val="subscript"/>
        </w:rPr>
        <w:t>f</w:t>
      </w:r>
      <w:proofErr w:type="spellEnd"/>
      <w:r w:rsidRPr="004A045C">
        <w:t>-L</w:t>
      </w:r>
      <w:r w:rsidRPr="004A045C">
        <w:rPr>
          <w:vertAlign w:val="subscript"/>
        </w:rPr>
        <w:t>i</w:t>
      </w:r>
      <w:proofErr w:type="gramStart"/>
      <w:r w:rsidRPr="004A045C">
        <w:t>) ,</w:t>
      </w:r>
      <w:proofErr w:type="gramEnd"/>
      <w:r w:rsidRPr="004A045C">
        <w:t xml:space="preserve"> where </w:t>
      </w:r>
      <w:proofErr w:type="spellStart"/>
      <w:r w:rsidRPr="004A045C">
        <w:t>L</w:t>
      </w:r>
      <w:r w:rsidRPr="004A045C">
        <w:rPr>
          <w:vertAlign w:val="subscript"/>
        </w:rPr>
        <w:t>f</w:t>
      </w:r>
      <w:proofErr w:type="spellEnd"/>
      <w:r w:rsidRPr="004A045C">
        <w:t>= final geoduck shell length, L</w:t>
      </w:r>
      <w:r w:rsidRPr="004A045C">
        <w:rPr>
          <w:vertAlign w:val="subscript"/>
        </w:rPr>
        <w:t>i</w:t>
      </w:r>
      <w:r w:rsidRPr="004A045C">
        <w:t xml:space="preserve"> = average initial geoduck shell length within each </w:t>
      </w:r>
      <w:proofErr w:type="spellStart"/>
      <w:r w:rsidRPr="004A045C">
        <w:t>exclosure</w:t>
      </w:r>
      <w:proofErr w:type="spellEnd"/>
      <w:r w:rsidRPr="004A045C">
        <w:t xml:space="preserve"> (n=5). Differences in growth and environmental parameters between habitat were compared using 2-way analysis of variance (ANOVA) applied to regression models (value ~ habitat*bay). Bays and ad-hoc regions (north vs. south bays) were tested using 1-way </w:t>
      </w:r>
      <w:r w:rsidRPr="004A045C">
        <w:lastRenderedPageBreak/>
        <w:t xml:space="preserve">ANOVA. Pairwise comparisons were tested with the t-statistic. Significance for all tests was defined as P &lt; 0.05, corrected for multiple comparisons using the Bonferroni correction. </w:t>
      </w:r>
    </w:p>
    <w:p w14:paraId="4E87BF53" w14:textId="77777777" w:rsidR="004A045C" w:rsidRPr="004A045C" w:rsidRDefault="004A045C" w:rsidP="00B01EDB">
      <w:pPr>
        <w:pStyle w:val="Normal1"/>
        <w:rPr>
          <w:color w:val="666666"/>
          <w:sz w:val="24"/>
          <w:szCs w:val="24"/>
        </w:rPr>
      </w:pPr>
    </w:p>
    <w:p w14:paraId="48C3AF9D" w14:textId="77777777" w:rsidR="00014A2A" w:rsidRPr="004A045C" w:rsidRDefault="00B01EDB" w:rsidP="00B01EDB">
      <w:pPr>
        <w:pStyle w:val="Heading3"/>
        <w:rPr>
          <w:color w:val="666666"/>
          <w:sz w:val="24"/>
          <w:szCs w:val="24"/>
        </w:rPr>
      </w:pPr>
      <w:bookmarkStart w:id="356" w:name="_nifybt7wwbci" w:colFirst="0" w:colLast="0"/>
      <w:bookmarkEnd w:id="356"/>
      <w:r w:rsidRPr="004A045C">
        <w:rPr>
          <w:b/>
        </w:rPr>
        <w:t>Protein Analysis</w:t>
      </w:r>
    </w:p>
    <w:p w14:paraId="1634F96C" w14:textId="77777777" w:rsidR="00014A2A" w:rsidRPr="004A045C" w:rsidRDefault="00B01EDB" w:rsidP="00B01EDB">
      <w:pPr>
        <w:pStyle w:val="Normal1"/>
      </w:pPr>
      <w:r w:rsidRPr="004A045C">
        <w:rPr>
          <w:color w:val="666666"/>
          <w:sz w:val="24"/>
          <w:szCs w:val="24"/>
        </w:rPr>
        <w:t>Protein Preparation</w:t>
      </w:r>
    </w:p>
    <w:p w14:paraId="0951607B" w14:textId="77777777" w:rsidR="00014A2A" w:rsidRPr="004A045C" w:rsidRDefault="00B01EDB" w:rsidP="004A045C">
      <w:pPr>
        <w:pStyle w:val="Normal1"/>
      </w:pPr>
      <w:r w:rsidRPr="004A045C">
        <w:t>Relative protein abundance was ultimately assessed in a two-phase proteomics approach using Selected Reaction Monitoring (SRM), with targets identified using Data Independent Acquisition (DIA). Tissues were prepared separately for DIA and SRM, both following the protocol in Timmins-Schiffman et al. (2014) with a few exceptions. For DIA, 8 ctenidia tissue samples were analyzed, one sample from each location and habitat: FB-eelgrass (G048), FB-unvegetated (G058), PGB-eelgrass (G077), PGB-unvegetated (G068), CI-eelgrass (G010), CI-unvegetated (G018), WB-eelgrass (G131), WB-unvegetated (G119). For SRM new ctenidia samples were examined, 12 individuals per bay (</w:t>
      </w:r>
      <w:proofErr w:type="spellStart"/>
      <w:r w:rsidRPr="004A045C">
        <w:t>Fidalgo</w:t>
      </w:r>
      <w:proofErr w:type="spellEnd"/>
      <w:r w:rsidRPr="004A045C">
        <w:t xml:space="preserve"> Bay, Port Gamble Bay, Case Inlet, Willapa Bay), with 6 from each habitat (eelgrass, unvegetated) for 48 samples total. Tissue was homogenized with sterile plastic pestle in 100 µl lysis buffer (50 </w:t>
      </w:r>
      <w:proofErr w:type="spellStart"/>
      <w:r w:rsidRPr="004A045C">
        <w:t>mM</w:t>
      </w:r>
      <w:proofErr w:type="spellEnd"/>
      <w:r w:rsidRPr="004A045C">
        <w:t xml:space="preserve"> NH</w:t>
      </w:r>
      <w:r w:rsidRPr="004A045C">
        <w:rPr>
          <w:vertAlign w:val="subscript"/>
        </w:rPr>
        <w:t>4</w:t>
      </w:r>
      <w:r w:rsidRPr="004A045C">
        <w:t>HCO</w:t>
      </w:r>
      <w:r w:rsidRPr="004A045C">
        <w:rPr>
          <w:vertAlign w:val="subscript"/>
        </w:rPr>
        <w:t>3</w:t>
      </w:r>
      <w:r w:rsidRPr="004A045C">
        <w:t xml:space="preserve">, 6M urea solution) and sonicated with Sonic </w:t>
      </w:r>
      <w:proofErr w:type="spellStart"/>
      <w:r w:rsidRPr="004A045C">
        <w:t>Dismembrator</w:t>
      </w:r>
      <w:proofErr w:type="spellEnd"/>
      <w:r w:rsidRPr="004A045C">
        <w:t xml:space="preserve"> (Fisher Scientific, Model 120) at 50% amplitude for ten seconds, three times. Protein concentration was quantified via Pierce™ BCA Protein Assay Kit (</w:t>
      </w:r>
      <w:proofErr w:type="spellStart"/>
      <w:r w:rsidRPr="004A045C">
        <w:t>ThermoFischer</w:t>
      </w:r>
      <w:proofErr w:type="spellEnd"/>
      <w:r w:rsidRPr="004A045C">
        <w:t xml:space="preserve"> Scientific, Waltham, MA USA).</w:t>
      </w:r>
    </w:p>
    <w:p w14:paraId="11EF03A9" w14:textId="77777777" w:rsidR="00014A2A" w:rsidRPr="004A045C" w:rsidRDefault="00014A2A" w:rsidP="00B01EDB">
      <w:pPr>
        <w:pStyle w:val="Normal1"/>
      </w:pPr>
    </w:p>
    <w:p w14:paraId="196C2DFC" w14:textId="77777777" w:rsidR="00014A2A" w:rsidRPr="004A045C" w:rsidRDefault="00B01EDB" w:rsidP="00B01EDB">
      <w:pPr>
        <w:pStyle w:val="Normal1"/>
        <w:rPr>
          <w:b/>
          <w:color w:val="666666"/>
          <w:sz w:val="24"/>
          <w:szCs w:val="24"/>
        </w:rPr>
      </w:pPr>
      <w:r w:rsidRPr="004A045C">
        <w:rPr>
          <w:color w:val="666666"/>
          <w:sz w:val="24"/>
          <w:szCs w:val="24"/>
        </w:rPr>
        <w:t>Mini-Trypsin Digestion</w:t>
      </w:r>
    </w:p>
    <w:p w14:paraId="662CC9E0" w14:textId="77777777" w:rsidR="00014A2A" w:rsidRPr="004A045C" w:rsidRDefault="00B01EDB" w:rsidP="00B01EDB">
      <w:pPr>
        <w:pStyle w:val="Normal1"/>
      </w:pPr>
      <w:r w:rsidRPr="004A045C">
        <w:t xml:space="preserve">Aliquots of protein (30 µg for DIA, 100 µg for SRM) were suspended in Lysis Buffer (50 </w:t>
      </w:r>
      <w:proofErr w:type="spellStart"/>
      <w:r w:rsidRPr="004A045C">
        <w:t>mM</w:t>
      </w:r>
      <w:proofErr w:type="spellEnd"/>
      <w:r w:rsidRPr="004A045C">
        <w:t xml:space="preserve"> NH</w:t>
      </w:r>
      <w:r w:rsidRPr="004A045C">
        <w:rPr>
          <w:vertAlign w:val="subscript"/>
        </w:rPr>
        <w:t>4</w:t>
      </w:r>
      <w:r w:rsidRPr="004A045C">
        <w:t>HCO</w:t>
      </w:r>
      <w:r w:rsidRPr="004A045C">
        <w:rPr>
          <w:vertAlign w:val="subscript"/>
        </w:rPr>
        <w:t>3</w:t>
      </w:r>
      <w:r w:rsidRPr="004A045C">
        <w:t xml:space="preserve"> + 6 M urea solution) to a total volume of 100 µl followed by: 1) a 1 hour incubation at 37°C with 200 </w:t>
      </w:r>
      <w:proofErr w:type="spellStart"/>
      <w:r w:rsidRPr="004A045C">
        <w:t>mM</w:t>
      </w:r>
      <w:proofErr w:type="spellEnd"/>
      <w:r w:rsidRPr="004A045C">
        <w:t xml:space="preserve"> Tris(2-carboxyethyl)phosphine (2.5µl) and 1.5 M Tris at pH 8.8 (6.6 µl); 2) 1 hour at room temperature in dark with 200 </w:t>
      </w:r>
      <w:proofErr w:type="spellStart"/>
      <w:r w:rsidRPr="004A045C">
        <w:t>mM</w:t>
      </w:r>
      <w:proofErr w:type="spellEnd"/>
      <w:r w:rsidRPr="004A045C">
        <w:t xml:space="preserve"> iodoacetamide (20 µl); 3) 1 hour at room temperature with 200 </w:t>
      </w:r>
      <w:proofErr w:type="spellStart"/>
      <w:r w:rsidRPr="004A045C">
        <w:t>mM</w:t>
      </w:r>
      <w:proofErr w:type="spellEnd"/>
      <w:r w:rsidRPr="004A045C">
        <w:t xml:space="preserve"> </w:t>
      </w:r>
      <w:proofErr w:type="spellStart"/>
      <w:r w:rsidRPr="004A045C">
        <w:t>diothiothreitol</w:t>
      </w:r>
      <w:proofErr w:type="spellEnd"/>
      <w:r w:rsidRPr="004A045C">
        <w:t xml:space="preserve"> (20 µl); 4) 1 hour at room temperature with 2 </w:t>
      </w:r>
      <w:proofErr w:type="spellStart"/>
      <w:r w:rsidRPr="004A045C">
        <w:t>ug</w:t>
      </w:r>
      <w:proofErr w:type="spellEnd"/>
      <w:r w:rsidRPr="004A045C">
        <w:t xml:space="preserve">/µl </w:t>
      </w:r>
      <w:proofErr w:type="spellStart"/>
      <w:r w:rsidRPr="004A045C">
        <w:t>Lysyl</w:t>
      </w:r>
      <w:proofErr w:type="spellEnd"/>
      <w:r w:rsidRPr="004A045C">
        <w:t xml:space="preserve"> Endopeptidase (Lys-C, Wako Chemicals) (3.3 µg); 5) overnight at room temperature in 25 </w:t>
      </w:r>
      <w:proofErr w:type="spellStart"/>
      <w:r w:rsidRPr="004A045C">
        <w:t>mM</w:t>
      </w:r>
      <w:proofErr w:type="spellEnd"/>
      <w:r w:rsidRPr="004A045C">
        <w:t xml:space="preserve"> NH</w:t>
      </w:r>
      <w:r w:rsidRPr="004A045C">
        <w:rPr>
          <w:vertAlign w:val="subscript"/>
        </w:rPr>
        <w:t>4</w:t>
      </w:r>
      <w:r w:rsidRPr="004A045C">
        <w:t>HCO</w:t>
      </w:r>
      <w:r w:rsidRPr="004A045C">
        <w:rPr>
          <w:vertAlign w:val="subscript"/>
        </w:rPr>
        <w:t>3</w:t>
      </w:r>
      <w:r w:rsidRPr="004A045C">
        <w:t xml:space="preserve"> (800 µl) + high pressure liquid chromatography grade methanol (200 µl) + Pierce Trypsin Protease, MS Grade (1 </w:t>
      </w:r>
      <w:proofErr w:type="spellStart"/>
      <w:r w:rsidRPr="004A045C">
        <w:t>ug</w:t>
      </w:r>
      <w:proofErr w:type="spellEnd"/>
      <w:r w:rsidRPr="004A045C">
        <w:t xml:space="preserve">/µl, </w:t>
      </w:r>
      <w:proofErr w:type="spellStart"/>
      <w:r w:rsidRPr="004A045C">
        <w:t>Thermo</w:t>
      </w:r>
      <w:proofErr w:type="spellEnd"/>
      <w:r w:rsidRPr="004A045C">
        <w:t xml:space="preserve"> Scientific) at 1:30 </w:t>
      </w:r>
      <w:proofErr w:type="spellStart"/>
      <w:r w:rsidRPr="004A045C">
        <w:t>enzyme:protein</w:t>
      </w:r>
      <w:proofErr w:type="spellEnd"/>
      <w:r w:rsidRPr="004A045C">
        <w:t xml:space="preserve"> ratio (3.3 µg). Samples were evaporated to near dryness at 4°C using a </w:t>
      </w:r>
      <w:proofErr w:type="spellStart"/>
      <w:r w:rsidRPr="004A045C">
        <w:t>CentriVap</w:t>
      </w:r>
      <w:proofErr w:type="spellEnd"/>
      <w:r w:rsidRPr="004A045C">
        <w:t xml:space="preserve"> Benchtop Vacuum Concentrator. </w:t>
      </w:r>
    </w:p>
    <w:p w14:paraId="5F499274" w14:textId="77777777" w:rsidR="00014A2A" w:rsidRPr="004A045C" w:rsidRDefault="00014A2A" w:rsidP="00B01EDB">
      <w:pPr>
        <w:pStyle w:val="Normal1"/>
      </w:pPr>
    </w:p>
    <w:p w14:paraId="2484648D" w14:textId="77777777" w:rsidR="00014A2A" w:rsidRPr="004A045C" w:rsidRDefault="00B01EDB" w:rsidP="00B01EDB">
      <w:pPr>
        <w:pStyle w:val="Normal1"/>
        <w:rPr>
          <w:color w:val="666666"/>
          <w:sz w:val="24"/>
          <w:szCs w:val="24"/>
        </w:rPr>
      </w:pPr>
      <w:r w:rsidRPr="004A045C">
        <w:rPr>
          <w:color w:val="666666"/>
          <w:sz w:val="24"/>
          <w:szCs w:val="24"/>
        </w:rPr>
        <w:t>Desalting</w:t>
      </w:r>
    </w:p>
    <w:p w14:paraId="06124B18" w14:textId="77777777" w:rsidR="00014A2A" w:rsidRPr="004A045C" w:rsidRDefault="00B01EDB" w:rsidP="00B01EDB">
      <w:pPr>
        <w:pStyle w:val="Normal1"/>
      </w:pPr>
      <w:r w:rsidRPr="004A045C">
        <w:t xml:space="preserve">Samples were desalted to isolate peptides using </w:t>
      </w:r>
      <w:proofErr w:type="spellStart"/>
      <w:r w:rsidRPr="004A045C">
        <w:t>MacroSpin</w:t>
      </w:r>
      <w:proofErr w:type="spellEnd"/>
      <w:r w:rsidRPr="004A045C">
        <w:t xml:space="preserve"> Columns (Nest Group, 50-450 µl, Peptide Protein C18). Peptides were reconstituted in 5% acetonitrile + 0.1% trifluoroacetic acid (TFA) (100 µl), then 10% formic acid (70 µl) was added to achieve pH </w:t>
      </w:r>
      <w:r w:rsidRPr="004A045C">
        <w:rPr>
          <w:rFonts w:eastAsia="Arial Unicode MS"/>
        </w:rPr>
        <w:t>≤</w:t>
      </w:r>
      <w:r w:rsidRPr="004A045C">
        <w:t xml:space="preserve">2. Columns were washed with 60% acetonitrile + 0.1% TFA (Solvent A, 200 µl) four times, then equilibrated with 5% acetonitrile + 0.1% TFA (Solvent B, 200 µl) three times. Peptides were bound to the column by running the digest through the column twice, followed by peptide elution with two additions each of Solvent A (100 </w:t>
      </w:r>
      <w:proofErr w:type="spellStart"/>
      <w:r w:rsidRPr="004A045C">
        <w:t>ul</w:t>
      </w:r>
      <w:proofErr w:type="spellEnd"/>
      <w:r w:rsidRPr="004A045C">
        <w:t xml:space="preserve">). Columns were spun for 3 minutes at 3000 rpm on VWR Galaxy 16DH digital microcentrifuge at each stage. Samples were evaporated to near dryness at 4°C, then reconstituted in the Final Solvent (3% acetonitrile + 0.1% formic acid) (60 µl for 0.5 µg/µl </w:t>
      </w:r>
      <w:r w:rsidRPr="004A045C">
        <w:lastRenderedPageBreak/>
        <w:t xml:space="preserve">final concentration of protein, and 50 µl for 2 µg/µl final concentration for DIA &amp; SRM, respectively). </w:t>
      </w:r>
    </w:p>
    <w:p w14:paraId="06D79158" w14:textId="77777777" w:rsidR="00014A2A" w:rsidRDefault="00014A2A" w:rsidP="00261288">
      <w:pPr>
        <w:pStyle w:val="Normal1"/>
        <w:suppressLineNumbers/>
      </w:pPr>
    </w:p>
    <w:p w14:paraId="16EF843C" w14:textId="77777777" w:rsidR="004A045C" w:rsidRDefault="004A045C" w:rsidP="00261288">
      <w:pPr>
        <w:pStyle w:val="Normal1"/>
        <w:suppressLineNumbers/>
      </w:pPr>
    </w:p>
    <w:p w14:paraId="7DB0AC2A" w14:textId="77777777" w:rsidR="004A045C" w:rsidRPr="004A045C" w:rsidRDefault="004A045C" w:rsidP="00261288">
      <w:pPr>
        <w:pStyle w:val="Normal1"/>
        <w:suppressLineNumbers/>
      </w:pPr>
    </w:p>
    <w:p w14:paraId="7DC9B433" w14:textId="77777777" w:rsidR="00014A2A" w:rsidRPr="004A045C" w:rsidRDefault="00B01EDB" w:rsidP="00B01EDB">
      <w:pPr>
        <w:pStyle w:val="Normal1"/>
      </w:pPr>
      <w:r w:rsidRPr="004A045C">
        <w:rPr>
          <w:color w:val="666666"/>
          <w:sz w:val="24"/>
          <w:szCs w:val="24"/>
        </w:rPr>
        <w:t>Autosampler preparation and internal standard</w:t>
      </w:r>
    </w:p>
    <w:p w14:paraId="3E130CED" w14:textId="11AF54C0" w:rsidR="00014A2A" w:rsidRPr="004A045C" w:rsidRDefault="00B01EDB" w:rsidP="00B01EDB">
      <w:pPr>
        <w:pStyle w:val="Normal1"/>
      </w:pPr>
      <w:r w:rsidRPr="004A045C">
        <w:t xml:space="preserve">Final mixtures for mass spectrometry included 3.13 </w:t>
      </w:r>
      <w:proofErr w:type="spellStart"/>
      <w:r w:rsidRPr="004A045C">
        <w:t>fmol</w:t>
      </w:r>
      <w:proofErr w:type="spellEnd"/>
      <w:r w:rsidRPr="004A045C">
        <w:t xml:space="preserve">/µl Peptide Retention Time Calibration mixture (PRTC), 0.33 µg/µl and 0.5 µg/µl protein for DIA and SRM, respectively, in Final Solvent for 15µl total volume. To confirm that peptides were quantified correctly in SRM, 10 µg from 5 randomly selected geoduck peptide samples were pooled, and 8 dilutions were prepared by </w:t>
      </w:r>
      <w:del w:id="357" w:author="Laura H Spencer" w:date="2018-12-12T13:25:00Z">
        <w:r w:rsidRPr="004A045C" w:rsidDel="002F5374">
          <w:delText xml:space="preserve">diluting </w:delText>
        </w:r>
      </w:del>
      <w:ins w:id="358" w:author="Laura H Spencer" w:date="2018-12-12T13:25:00Z">
        <w:r w:rsidR="002F5374">
          <w:t>combining</w:t>
        </w:r>
        <w:r w:rsidR="002F5374" w:rsidRPr="004A045C">
          <w:t xml:space="preserve"> </w:t>
        </w:r>
      </w:ins>
      <w:r w:rsidRPr="004A045C">
        <w:t xml:space="preserve">with oyster </w:t>
      </w:r>
      <w:commentRangeStart w:id="359"/>
      <w:r w:rsidRPr="004A045C">
        <w:t xml:space="preserve">peptides at known </w:t>
      </w:r>
      <w:del w:id="360" w:author="Laura H Spencer" w:date="2018-12-10T22:34:00Z">
        <w:r w:rsidRPr="004A045C" w:rsidDel="00B01D8D">
          <w:delText xml:space="preserve">concentrations </w:delText>
        </w:r>
      </w:del>
      <w:ins w:id="361" w:author="Laura H Spencer" w:date="2018-12-10T22:34:00Z">
        <w:r w:rsidR="00B01D8D">
          <w:t>percentages</w:t>
        </w:r>
      </w:ins>
      <w:ins w:id="362" w:author="Laura H Spencer" w:date="2018-12-12T13:26:00Z">
        <w:r w:rsidR="002F5374">
          <w:t xml:space="preserve"> </w:t>
        </w:r>
      </w:ins>
      <w:ins w:id="363" w:author="Laura H Spencer" w:date="2018-12-17T14:20:00Z">
        <w:r w:rsidR="006A26D7">
          <w:t xml:space="preserve">of total protein content </w:t>
        </w:r>
      </w:ins>
      <w:r w:rsidRPr="004A045C">
        <w:t>(1</w:t>
      </w:r>
      <w:ins w:id="364" w:author="Laura H Spencer" w:date="2018-12-10T22:33:00Z">
        <w:r w:rsidR="00B63337">
          <w:t>0%</w:t>
        </w:r>
      </w:ins>
      <w:r w:rsidRPr="004A045C">
        <w:t>, 1</w:t>
      </w:r>
      <w:r w:rsidR="00B63337">
        <w:t>3.3%</w:t>
      </w:r>
      <w:r w:rsidRPr="004A045C">
        <w:t xml:space="preserve">, </w:t>
      </w:r>
      <w:r w:rsidR="00B63337" w:rsidRPr="004A045C">
        <w:t>2</w:t>
      </w:r>
      <w:r w:rsidR="00B63337">
        <w:t>0%</w:t>
      </w:r>
      <w:r w:rsidRPr="004A045C">
        <w:t xml:space="preserve">, </w:t>
      </w:r>
      <w:r w:rsidR="00B63337">
        <w:t>40%</w:t>
      </w:r>
      <w:r w:rsidRPr="004A045C">
        <w:t xml:space="preserve">, </w:t>
      </w:r>
      <w:r w:rsidR="00B63337">
        <w:t>60%</w:t>
      </w:r>
      <w:r w:rsidRPr="004A045C">
        <w:t xml:space="preserve">, </w:t>
      </w:r>
      <w:r w:rsidR="00B63337">
        <w:t>80%</w:t>
      </w:r>
      <w:r w:rsidRPr="004A045C">
        <w:t xml:space="preserve">, </w:t>
      </w:r>
      <w:r w:rsidR="00B63337">
        <w:t>87.7%</w:t>
      </w:r>
      <w:r w:rsidRPr="004A045C">
        <w:t xml:space="preserve">, </w:t>
      </w:r>
      <w:commentRangeEnd w:id="359"/>
      <w:ins w:id="365" w:author="Laura H Spencer" w:date="2018-12-10T22:34:00Z">
        <w:r w:rsidR="00B63337">
          <w:t>90%</w:t>
        </w:r>
      </w:ins>
      <w:r w:rsidR="00162960">
        <w:rPr>
          <w:rStyle w:val="CommentReference"/>
        </w:rPr>
        <w:commentReference w:id="359"/>
      </w:r>
      <w:r w:rsidRPr="004A045C">
        <w:t xml:space="preserve">) and analyzed alongside other samples. </w:t>
      </w:r>
    </w:p>
    <w:p w14:paraId="7BE3B86F" w14:textId="77777777" w:rsidR="00014A2A" w:rsidRPr="004A045C" w:rsidRDefault="00B01EDB" w:rsidP="00B01EDB">
      <w:pPr>
        <w:pStyle w:val="Heading3"/>
        <w:rPr>
          <w:color w:val="666666"/>
          <w:sz w:val="24"/>
          <w:szCs w:val="24"/>
        </w:rPr>
      </w:pPr>
      <w:bookmarkStart w:id="366" w:name="_vjjjrq6j1ppm" w:colFirst="0" w:colLast="0"/>
      <w:bookmarkEnd w:id="366"/>
      <w:r w:rsidRPr="004A045C">
        <w:rPr>
          <w:b/>
        </w:rPr>
        <w:t xml:space="preserve">Data Independent Acquisition </w:t>
      </w:r>
    </w:p>
    <w:p w14:paraId="6A278072" w14:textId="77777777" w:rsidR="00014A2A" w:rsidRPr="004A045C" w:rsidRDefault="00B01EDB" w:rsidP="00B01EDB">
      <w:pPr>
        <w:pStyle w:val="Normal1"/>
      </w:pPr>
      <w:r w:rsidRPr="004A045C">
        <w:rPr>
          <w:color w:val="666666"/>
          <w:sz w:val="24"/>
          <w:szCs w:val="24"/>
        </w:rPr>
        <w:t xml:space="preserve">Data acquisition </w:t>
      </w:r>
    </w:p>
    <w:p w14:paraId="087774A7" w14:textId="42738DB6" w:rsidR="00014A2A" w:rsidRPr="004A045C" w:rsidRDefault="00B01EDB" w:rsidP="00B01EDB">
      <w:pPr>
        <w:pStyle w:val="Normal1"/>
      </w:pPr>
      <w:r w:rsidRPr="004A045C">
        <w:t>Data Independent Acquisition (DIA)</w:t>
      </w:r>
      <w:r w:rsidRPr="004A045C">
        <w:rPr>
          <w:i/>
        </w:rPr>
        <w:t xml:space="preserve"> </w:t>
      </w:r>
      <w:r w:rsidRPr="004A045C">
        <w:t xml:space="preserve">was performed to assess </w:t>
      </w:r>
      <w:commentRangeStart w:id="367"/>
      <w:r w:rsidRPr="004A045C">
        <w:t xml:space="preserve">global protein abundance </w:t>
      </w:r>
      <w:commentRangeEnd w:id="367"/>
      <w:r w:rsidR="00162960">
        <w:rPr>
          <w:rStyle w:val="CommentReference"/>
        </w:rPr>
        <w:commentReference w:id="367"/>
      </w:r>
      <w:r w:rsidRPr="004A045C">
        <w:t xml:space="preserve">patterns and to identify consistently detectable peptides for SRM targets. Eight samples, one per deployment location, were analyzed in technical duplicates via liquid chromatography tandem mass spectrometry (LC-MS/MS) with the </w:t>
      </w:r>
      <w:proofErr w:type="spellStart"/>
      <w:r w:rsidRPr="004A045C">
        <w:t>Thermo</w:t>
      </w:r>
      <w:proofErr w:type="spellEnd"/>
      <w:r w:rsidRPr="004A045C">
        <w:t xml:space="preserve"> Scientific™ Orbitrap Fusion Lumos™ </w:t>
      </w:r>
      <w:proofErr w:type="spellStart"/>
      <w:r w:rsidRPr="004A045C">
        <w:t>Tribrid</w:t>
      </w:r>
      <w:proofErr w:type="spellEnd"/>
      <w:r w:rsidRPr="004A045C">
        <w:t xml:space="preserve">™. Prior to sample analysis, the 30 cm analytical column and 3 cm trap were packed in-house with </w:t>
      </w:r>
      <w:proofErr w:type="spellStart"/>
      <w:r w:rsidRPr="004A045C">
        <w:t>with</w:t>
      </w:r>
      <w:proofErr w:type="spellEnd"/>
      <w:r w:rsidRPr="004A045C">
        <w:t xml:space="preserve"> C18 beads (</w:t>
      </w:r>
      <w:r w:rsidRPr="004A045C">
        <w:rPr>
          <w:color w:val="24292E"/>
          <w:highlight w:val="white"/>
        </w:rPr>
        <w:t xml:space="preserve">Dr. </w:t>
      </w:r>
      <w:proofErr w:type="spellStart"/>
      <w:r w:rsidRPr="004A045C">
        <w:rPr>
          <w:color w:val="24292E"/>
          <w:highlight w:val="white"/>
        </w:rPr>
        <w:t>Maisch</w:t>
      </w:r>
      <w:proofErr w:type="spellEnd"/>
      <w:r w:rsidRPr="004A045C">
        <w:rPr>
          <w:color w:val="24292E"/>
          <w:highlight w:val="white"/>
        </w:rPr>
        <w:t xml:space="preserve"> HPLC, Germany, 0.3 </w:t>
      </w:r>
      <w:proofErr w:type="spellStart"/>
      <w:r w:rsidRPr="004A045C">
        <w:rPr>
          <w:color w:val="24292E"/>
          <w:highlight w:val="white"/>
        </w:rPr>
        <w:t>μm</w:t>
      </w:r>
      <w:proofErr w:type="spellEnd"/>
      <w:r w:rsidRPr="004A045C">
        <w:rPr>
          <w:color w:val="24292E"/>
          <w:highlight w:val="white"/>
        </w:rPr>
        <w:t>)</w:t>
      </w:r>
      <w:r w:rsidRPr="004A045C">
        <w:t xml:space="preserve">. For each sample, 3 µl of protein + PRTC solution (1.0 µg of geoduck protein) was injected and analyzed in MS1 over 400-900 </w:t>
      </w:r>
      <w:r w:rsidRPr="004A045C">
        <w:rPr>
          <w:i/>
        </w:rPr>
        <w:t>m/z</w:t>
      </w:r>
      <w:r w:rsidRPr="004A045C">
        <w:t xml:space="preserve"> range, in 5 </w:t>
      </w:r>
      <w:r w:rsidRPr="004A045C">
        <w:rPr>
          <w:i/>
        </w:rPr>
        <w:t>m/z</w:t>
      </w:r>
      <w:r w:rsidRPr="004A045C">
        <w:t xml:space="preserve"> overlapping isolation windows from 450-850 </w:t>
      </w:r>
      <w:r w:rsidRPr="004A045C">
        <w:rPr>
          <w:i/>
        </w:rPr>
        <w:t>m/z</w:t>
      </w:r>
      <w:r w:rsidRPr="004A045C">
        <w:t xml:space="preserve"> with 15K resolution in MS2. Final Solvent blanks were run between each geoduck peptide injection to ensure against peptide carry-over. Lumos MS/MS method and sequence files are available in the</w:t>
      </w:r>
      <w:r w:rsidR="004A045C">
        <w:t xml:space="preserve"> project repository (GitHub). </w:t>
      </w:r>
    </w:p>
    <w:p w14:paraId="69C2D8F9" w14:textId="77777777" w:rsidR="00014A2A" w:rsidRPr="004A045C" w:rsidRDefault="00014A2A" w:rsidP="00B01EDB">
      <w:pPr>
        <w:pStyle w:val="Normal1"/>
      </w:pPr>
    </w:p>
    <w:p w14:paraId="730AAC09" w14:textId="77777777" w:rsidR="00014A2A" w:rsidRPr="004A045C" w:rsidRDefault="00B01EDB" w:rsidP="00B01EDB">
      <w:pPr>
        <w:pStyle w:val="Normal1"/>
        <w:rPr>
          <w:color w:val="666666"/>
          <w:sz w:val="24"/>
          <w:szCs w:val="24"/>
        </w:rPr>
      </w:pPr>
      <w:r w:rsidRPr="004A045C">
        <w:rPr>
          <w:color w:val="666666"/>
          <w:sz w:val="24"/>
          <w:szCs w:val="24"/>
        </w:rPr>
        <w:t>Protein identification and analysis</w:t>
      </w:r>
    </w:p>
    <w:p w14:paraId="7B76BE77" w14:textId="77777777" w:rsidR="00014A2A" w:rsidRPr="004A045C" w:rsidRDefault="00B01EDB" w:rsidP="00B01EDB">
      <w:pPr>
        <w:pStyle w:val="Normal1"/>
      </w:pPr>
      <w:r w:rsidRPr="004A045C">
        <w:t xml:space="preserve">Proteins were inferred using an assembled, translated, and annotated </w:t>
      </w:r>
      <w:r w:rsidRPr="004A045C">
        <w:rPr>
          <w:i/>
        </w:rPr>
        <w:t xml:space="preserve">P. </w:t>
      </w:r>
      <w:proofErr w:type="spellStart"/>
      <w:r w:rsidRPr="004A045C">
        <w:rPr>
          <w:i/>
        </w:rPr>
        <w:t>generosa</w:t>
      </w:r>
      <w:proofErr w:type="spellEnd"/>
      <w:r w:rsidRPr="004A045C">
        <w:rPr>
          <w:i/>
        </w:rPr>
        <w:t xml:space="preserve"> </w:t>
      </w:r>
      <w:r w:rsidRPr="004A045C">
        <w:t xml:space="preserve">gonad transcriptome (combined male and female) </w:t>
      </w:r>
      <w:hyperlink r:id="rId40">
        <w:r w:rsidRPr="004A045C">
          <w:rPr>
            <w:color w:val="000000"/>
          </w:rPr>
          <w:t>(Timmins-Schiffman et al. 2017)</w:t>
        </w:r>
      </w:hyperlink>
      <w:r w:rsidRPr="004A045C">
        <w:t xml:space="preserve">. Transcriptome peptides were queried against those detected by the Lumos MS/MS using </w:t>
      </w:r>
      <w:proofErr w:type="spellStart"/>
      <w:r w:rsidRPr="004A045C">
        <w:t>PEptide</w:t>
      </w:r>
      <w:proofErr w:type="spellEnd"/>
      <w:r w:rsidRPr="004A045C">
        <w:t xml:space="preserve">-Centric Analysis (PECAN) </w:t>
      </w:r>
      <w:hyperlink r:id="rId41">
        <w:r w:rsidRPr="004A045C">
          <w:rPr>
            <w:color w:val="000000"/>
          </w:rPr>
          <w:t>(</w:t>
        </w:r>
      </w:hyperlink>
      <w:hyperlink r:id="rId42">
        <w:r w:rsidRPr="004A045C">
          <w:rPr>
            <w:color w:val="000000"/>
          </w:rPr>
          <w:t>Ting 2017)</w:t>
        </w:r>
      </w:hyperlink>
      <w:r w:rsidRPr="004A045C">
        <w:t xml:space="preserve"> to create a peptide spectral library (.</w:t>
      </w:r>
      <w:proofErr w:type="spellStart"/>
      <w:r w:rsidRPr="004A045C">
        <w:t>blib</w:t>
      </w:r>
      <w:proofErr w:type="spellEnd"/>
      <w:r w:rsidRPr="004A045C">
        <w:t xml:space="preserve"> type file). DIA raw files were first demultiplexed using </w:t>
      </w:r>
      <w:proofErr w:type="spellStart"/>
      <w:r w:rsidRPr="004A045C">
        <w:t>MSConvert</w:t>
      </w:r>
      <w:proofErr w:type="spellEnd"/>
      <w:r w:rsidRPr="004A045C">
        <w:t xml:space="preserve"> (</w:t>
      </w:r>
      <w:proofErr w:type="spellStart"/>
      <w:r w:rsidRPr="004A045C">
        <w:t>ProteoWizard</w:t>
      </w:r>
      <w:proofErr w:type="spellEnd"/>
      <w:r w:rsidRPr="004A045C">
        <w:t xml:space="preserve"> version 3.0.10738, 2017-04-12) </w:t>
      </w:r>
      <w:hyperlink r:id="rId43">
        <w:r w:rsidRPr="004A045C">
          <w:rPr>
            <w:color w:val="000000"/>
          </w:rPr>
          <w:t>(Chambers et al. 2012)</w:t>
        </w:r>
      </w:hyperlink>
      <w:r w:rsidRPr="004A045C">
        <w:t xml:space="preserve"> with filters set to vendor centroiding for </w:t>
      </w:r>
      <w:proofErr w:type="spellStart"/>
      <w:r w:rsidRPr="004A045C">
        <w:t>msLevels</w:t>
      </w:r>
      <w:proofErr w:type="spellEnd"/>
      <w:r w:rsidRPr="004A045C">
        <w:t xml:space="preserve"> [2,3] ( --”</w:t>
      </w:r>
      <w:proofErr w:type="spellStart"/>
      <w:r w:rsidRPr="004A045C">
        <w:t>peakPicking</w:t>
      </w:r>
      <w:proofErr w:type="spellEnd"/>
      <w:r w:rsidRPr="004A045C">
        <w:t xml:space="preserve"> true 1-2”), and optimizing overlapping spectra (“demultiplex optimization-overlap only”). The transcriptome </w:t>
      </w:r>
      <w:proofErr w:type="spellStart"/>
      <w:r w:rsidRPr="004A045C">
        <w:t>fasta</w:t>
      </w:r>
      <w:proofErr w:type="spellEnd"/>
      <w:r w:rsidRPr="004A045C">
        <w:t xml:space="preserve"> file was tryptic digested </w:t>
      </w:r>
      <w:r w:rsidRPr="004A045C">
        <w:rPr>
          <w:i/>
        </w:rPr>
        <w:t xml:space="preserve">in silico </w:t>
      </w:r>
      <w:r w:rsidRPr="004A045C">
        <w:t xml:space="preserve">in Protein Digestion Simulator (version 2.2.6471.25262), set to Fully Tryptic from 400-6000 fragment mass range, 5 minimum residues allowed, 3 maximum missed cleavages and peak matching thresholds set to 5 ppm mass tolerance, and 0.05 ppm NET tolerance. Skyline version 3.7.0.11317 </w:t>
      </w:r>
      <w:hyperlink r:id="rId44">
        <w:r w:rsidRPr="004A045C">
          <w:rPr>
            <w:color w:val="000000"/>
          </w:rPr>
          <w:t>(MacLean et al. 2010)</w:t>
        </w:r>
      </w:hyperlink>
      <w:r w:rsidRPr="004A045C">
        <w:t xml:space="preserve"> automatically selected transition peaks and quantified peptide abundances using peak area integration. All PRTC peptide peak selections were manually verified and corrected. Skyline peak selection error rate was calculated by manually checking chromatograms from 100 proteins across all DIA samples. Auto-selected peaks were assigned correct or incorrect </w:t>
      </w:r>
      <w:r w:rsidRPr="004A045C">
        <w:lastRenderedPageBreak/>
        <w:t xml:space="preserve">selection based on transition retention time alignment across replicates, using PRTC peptides as a reference. Transition peak area, defined henceforth as abundance, was exported from Skyline for analysis in R version 2.4-3 </w:t>
      </w:r>
      <w:hyperlink r:id="rId45">
        <w:r w:rsidRPr="004A045C">
          <w:rPr>
            <w:color w:val="000000"/>
          </w:rPr>
          <w:t>(R Core Team 2016)</w:t>
        </w:r>
      </w:hyperlink>
      <w:r w:rsidRPr="004A045C">
        <w:t>. Abundance was normalized by the total ion current (TIC) for each injection. Technical replicate, bay and habitat differences were assessed to inform SRM analysis via non-metric multidimensional scaling (NMDS) analysis using `</w:t>
      </w:r>
      <w:proofErr w:type="spellStart"/>
      <w:r w:rsidRPr="004A045C">
        <w:t>metaNMDS</w:t>
      </w:r>
      <w:proofErr w:type="spellEnd"/>
      <w:r w:rsidRPr="004A045C">
        <w:t xml:space="preserve">` in the vegan package </w:t>
      </w:r>
      <w:hyperlink r:id="rId46">
        <w:r w:rsidRPr="004A045C">
          <w:rPr>
            <w:color w:val="000000"/>
          </w:rPr>
          <w:t>(</w:t>
        </w:r>
        <w:proofErr w:type="spellStart"/>
        <w:r w:rsidRPr="004A045C">
          <w:rPr>
            <w:color w:val="000000"/>
          </w:rPr>
          <w:t>Oksanen</w:t>
        </w:r>
        <w:proofErr w:type="spellEnd"/>
        <w:r w:rsidRPr="004A045C">
          <w:rPr>
            <w:color w:val="000000"/>
          </w:rPr>
          <w:t xml:space="preserve"> et al. n.d.)</w:t>
        </w:r>
      </w:hyperlink>
      <w:r w:rsidRPr="004A045C">
        <w:t xml:space="preserve"> on log(x+1) transformed abundances using a Bray-Curtis dissimilarity matrix. Technical replicate spectral abundances clustered together on NMDS plots, thus were averaged across each sample. Bay and habitat differences in global abundance were visually but not quantitatively analyzed (Supplemental Figure 4).</w:t>
      </w:r>
    </w:p>
    <w:p w14:paraId="1575DC56" w14:textId="77777777" w:rsidR="00014A2A" w:rsidRPr="004A045C" w:rsidRDefault="00B01EDB" w:rsidP="00B01EDB">
      <w:pPr>
        <w:pStyle w:val="Heading3"/>
        <w:rPr>
          <w:color w:val="666666"/>
          <w:sz w:val="24"/>
          <w:szCs w:val="24"/>
        </w:rPr>
      </w:pPr>
      <w:bookmarkStart w:id="368" w:name="_flkoheipm62s" w:colFirst="0" w:colLast="0"/>
      <w:bookmarkEnd w:id="368"/>
      <w:r w:rsidRPr="004A045C">
        <w:rPr>
          <w:b/>
        </w:rPr>
        <w:t xml:space="preserve">Selected Reaction Monitoring </w:t>
      </w:r>
    </w:p>
    <w:p w14:paraId="65928184" w14:textId="77777777" w:rsidR="00014A2A" w:rsidRPr="004A045C" w:rsidRDefault="00B01EDB" w:rsidP="00B01EDB">
      <w:pPr>
        <w:pStyle w:val="Normal1"/>
        <w:rPr>
          <w:color w:val="666666"/>
          <w:sz w:val="24"/>
          <w:szCs w:val="24"/>
        </w:rPr>
      </w:pPr>
      <w:r w:rsidRPr="004A045C">
        <w:rPr>
          <w:color w:val="666666"/>
          <w:sz w:val="24"/>
          <w:szCs w:val="24"/>
        </w:rPr>
        <w:t>Target selection</w:t>
      </w:r>
    </w:p>
    <w:p w14:paraId="407FA096" w14:textId="652C4642" w:rsidR="00014A2A" w:rsidRDefault="00B01EDB" w:rsidP="00B01EDB">
      <w:pPr>
        <w:pStyle w:val="Normal1"/>
        <w:spacing w:after="120"/>
      </w:pPr>
      <w:r w:rsidRPr="004A045C">
        <w:t xml:space="preserve">Thirteen proteins were selected for SRM targets (Table 2). First, candidate proteins (~200) were selected based on biological function listed in the Universal Protein Knowledgebase </w:t>
      </w:r>
      <w:hyperlink r:id="rId47">
        <w:r w:rsidRPr="004A045C">
          <w:rPr>
            <w:color w:val="000000"/>
          </w:rPr>
          <w:t>(</w:t>
        </w:r>
        <w:proofErr w:type="spellStart"/>
        <w:r w:rsidRPr="004A045C">
          <w:rPr>
            <w:color w:val="000000"/>
          </w:rPr>
          <w:t>Apweiler</w:t>
        </w:r>
        <w:proofErr w:type="spellEnd"/>
        <w:r w:rsidRPr="004A045C">
          <w:rPr>
            <w:color w:val="000000"/>
          </w:rPr>
          <w:t xml:space="preserve"> et al. 2004)</w:t>
        </w:r>
      </w:hyperlink>
      <w:r w:rsidRPr="004A045C">
        <w:t xml:space="preserve"> and </w:t>
      </w:r>
      <w:ins w:id="369" w:author="Laura H Spencer" w:date="2018-12-17T14:22:00Z">
        <w:r w:rsidR="008A620C">
          <w:t xml:space="preserve">evidence of stress response in bivalves from the </w:t>
        </w:r>
      </w:ins>
      <w:r w:rsidRPr="004A045C">
        <w:t>scientific literature</w:t>
      </w:r>
      <w:del w:id="370" w:author="Laura H Spencer" w:date="2018-12-17T14:21:00Z">
        <w:r w:rsidRPr="004A045C" w:rsidDel="008A620C">
          <w:delText xml:space="preserve">, emphasizing proteins involved in the </w:delText>
        </w:r>
      </w:del>
      <w:del w:id="371" w:author="Laura H Spencer" w:date="2018-12-12T13:41:00Z">
        <w:r w:rsidRPr="004A045C" w:rsidDel="00AA02A9">
          <w:delText xml:space="preserve">cellular response to </w:delText>
        </w:r>
      </w:del>
      <w:del w:id="372" w:author="Laura H Spencer" w:date="2018-12-12T13:47:00Z">
        <w:r w:rsidRPr="004A045C" w:rsidDel="0087243E">
          <w:delText>oxidative stress</w:delText>
        </w:r>
      </w:del>
      <w:del w:id="373" w:author="Laura H Spencer" w:date="2018-12-17T14:21:00Z">
        <w:r w:rsidRPr="004A045C" w:rsidDel="008A620C">
          <w:delText xml:space="preserve">(Matoo et al. 2013, Tomanek 2011, 2014, 2016). </w:delText>
        </w:r>
      </w:del>
      <w:ins w:id="374" w:author="Laura H Spencer" w:date="2018-12-17T14:21:00Z">
        <w:r w:rsidR="008A620C">
          <w:t xml:space="preserve">. </w:t>
        </w:r>
      </w:ins>
      <w:commentRangeStart w:id="375"/>
      <w:r w:rsidRPr="004A045C">
        <w:t>Candidate</w:t>
      </w:r>
      <w:commentRangeEnd w:id="375"/>
      <w:r w:rsidR="008A620C">
        <w:rPr>
          <w:rStyle w:val="CommentReference"/>
        </w:rPr>
        <w:commentReference w:id="375"/>
      </w:r>
      <w:ins w:id="376" w:author="Laura H Spencer" w:date="2018-12-12T13:49:00Z">
        <w:r w:rsidR="0087243E">
          <w:t xml:space="preserve"> proteins</w:t>
        </w:r>
      </w:ins>
      <w:r w:rsidRPr="004A045C">
        <w:t xml:space="preserve"> were screened for detectability using DIA results. Selected proteins were </w:t>
      </w:r>
      <w:r w:rsidRPr="004A045C">
        <w:rPr>
          <w:rFonts w:eastAsia="Arial Unicode MS"/>
        </w:rPr>
        <w:t xml:space="preserve">required to have ≥3 high quality peptides, each with ≥3 transitions, present in all DIA biological and technical replicate </w:t>
      </w:r>
      <w:r w:rsidRPr="004A045C">
        <w:t xml:space="preserve">data. Quality peptides had uniform peak morphology and retention time in Skyline across replicates. A total of 49 peptides were selected for SRM: 39 to quantify 13 target proteins (116 transitions), and 10 for internal standard (30 transitions). A full list of transition targets </w:t>
      </w:r>
      <w:proofErr w:type="gramStart"/>
      <w:r w:rsidRPr="004A045C">
        <w:t>are</w:t>
      </w:r>
      <w:proofErr w:type="gramEnd"/>
      <w:r w:rsidRPr="004A045C">
        <w:t xml:space="preserve"> published on panoramaweb.org and available in the</w:t>
      </w:r>
      <w:r w:rsidR="004A045C" w:rsidRPr="004A045C">
        <w:t xml:space="preserve"> project repository (GitHub). </w:t>
      </w:r>
    </w:p>
    <w:p w14:paraId="51D32E9B" w14:textId="77777777" w:rsidR="00261288" w:rsidRPr="004A045C" w:rsidRDefault="00261288" w:rsidP="00261288">
      <w:pPr>
        <w:pStyle w:val="Normal1"/>
        <w:suppressLineNumbers/>
        <w:spacing w:after="120"/>
      </w:pPr>
    </w:p>
    <w:tbl>
      <w:tblPr>
        <w:tblStyle w:val="a0"/>
        <w:tblW w:w="8310" w:type="dxa"/>
        <w:jc w:val="center"/>
        <w:tblBorders>
          <w:top w:val="nil"/>
          <w:left w:val="nil"/>
          <w:bottom w:val="nil"/>
          <w:right w:val="nil"/>
          <w:insideH w:val="nil"/>
          <w:insideV w:val="nil"/>
        </w:tblBorders>
        <w:tblLayout w:type="fixed"/>
        <w:tblLook w:val="0600" w:firstRow="0" w:lastRow="0" w:firstColumn="0" w:lastColumn="0" w:noHBand="1" w:noVBand="1"/>
      </w:tblPr>
      <w:tblGrid>
        <w:gridCol w:w="3375"/>
        <w:gridCol w:w="2460"/>
        <w:gridCol w:w="2475"/>
      </w:tblGrid>
      <w:tr w:rsidR="00014A2A" w:rsidRPr="004A045C" w14:paraId="08A9EAED" w14:textId="77777777" w:rsidTr="004A045C">
        <w:trPr>
          <w:trHeight w:val="200"/>
          <w:jc w:val="center"/>
        </w:trPr>
        <w:tc>
          <w:tcPr>
            <w:tcW w:w="3375"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7B406917" w14:textId="77777777" w:rsidR="00014A2A" w:rsidRPr="004A045C" w:rsidRDefault="00B01EDB" w:rsidP="004A045C">
            <w:pPr>
              <w:pStyle w:val="Normal1"/>
              <w:spacing w:line="240" w:lineRule="auto"/>
              <w:jc w:val="center"/>
              <w:rPr>
                <w:b/>
                <w:sz w:val="18"/>
                <w:szCs w:val="18"/>
              </w:rPr>
            </w:pPr>
            <w:r w:rsidRPr="004A045C">
              <w:rPr>
                <w:b/>
                <w:sz w:val="18"/>
                <w:szCs w:val="18"/>
              </w:rPr>
              <w:t>SRM Protein Targets</w:t>
            </w:r>
          </w:p>
        </w:tc>
        <w:tc>
          <w:tcPr>
            <w:tcW w:w="2460"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710C85F2" w14:textId="77777777" w:rsidR="00014A2A" w:rsidRPr="004A045C" w:rsidRDefault="00B01EDB" w:rsidP="004A045C">
            <w:pPr>
              <w:pStyle w:val="Normal1"/>
              <w:spacing w:line="240" w:lineRule="auto"/>
              <w:jc w:val="center"/>
              <w:rPr>
                <w:b/>
                <w:sz w:val="18"/>
                <w:szCs w:val="18"/>
              </w:rPr>
            </w:pPr>
            <w:r w:rsidRPr="004A045C">
              <w:rPr>
                <w:b/>
                <w:sz w:val="18"/>
                <w:szCs w:val="18"/>
              </w:rPr>
              <w:t xml:space="preserve">Top Blast Hit </w:t>
            </w:r>
            <w:proofErr w:type="spellStart"/>
            <w:r w:rsidRPr="004A045C">
              <w:rPr>
                <w:b/>
                <w:sz w:val="18"/>
                <w:szCs w:val="18"/>
              </w:rPr>
              <w:t>Uniprot</w:t>
            </w:r>
            <w:proofErr w:type="spellEnd"/>
            <w:r w:rsidRPr="004A045C">
              <w:rPr>
                <w:b/>
                <w:sz w:val="18"/>
                <w:szCs w:val="18"/>
              </w:rPr>
              <w:t xml:space="preserve"> </w:t>
            </w:r>
            <w:proofErr w:type="spellStart"/>
            <w:r w:rsidRPr="004A045C">
              <w:rPr>
                <w:b/>
                <w:sz w:val="18"/>
                <w:szCs w:val="18"/>
              </w:rPr>
              <w:t>SpID</w:t>
            </w:r>
            <w:proofErr w:type="spellEnd"/>
            <w:r w:rsidRPr="004A045C">
              <w:rPr>
                <w:b/>
                <w:sz w:val="18"/>
                <w:szCs w:val="18"/>
              </w:rPr>
              <w:t xml:space="preserve"> (E-value)</w:t>
            </w:r>
          </w:p>
        </w:tc>
        <w:tc>
          <w:tcPr>
            <w:tcW w:w="2475"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087B9904" w14:textId="77777777" w:rsidR="00014A2A" w:rsidRPr="004A045C" w:rsidRDefault="00B01EDB" w:rsidP="004A045C">
            <w:pPr>
              <w:pStyle w:val="Normal1"/>
              <w:spacing w:line="240" w:lineRule="auto"/>
              <w:jc w:val="center"/>
              <w:rPr>
                <w:b/>
                <w:sz w:val="18"/>
                <w:szCs w:val="18"/>
              </w:rPr>
            </w:pPr>
            <w:r w:rsidRPr="004A045C">
              <w:rPr>
                <w:b/>
                <w:sz w:val="18"/>
                <w:szCs w:val="18"/>
              </w:rPr>
              <w:t>Peptide sequences</w:t>
            </w:r>
          </w:p>
        </w:tc>
      </w:tr>
      <w:tr w:rsidR="00014A2A" w:rsidRPr="004A045C" w14:paraId="4ADE5E46" w14:textId="77777777" w:rsidTr="004A045C">
        <w:trPr>
          <w:trHeight w:val="200"/>
          <w:jc w:val="center"/>
        </w:trPr>
        <w:tc>
          <w:tcPr>
            <w:tcW w:w="3375"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A6299C" w14:textId="77777777" w:rsidR="00014A2A" w:rsidRPr="004A045C" w:rsidRDefault="00B01EDB" w:rsidP="004A045C">
            <w:pPr>
              <w:pStyle w:val="Normal1"/>
              <w:spacing w:line="240" w:lineRule="auto"/>
              <w:jc w:val="center"/>
              <w:rPr>
                <w:sz w:val="18"/>
                <w:szCs w:val="18"/>
              </w:rPr>
            </w:pPr>
            <w:r w:rsidRPr="004A045C">
              <w:rPr>
                <w:sz w:val="18"/>
                <w:szCs w:val="18"/>
              </w:rPr>
              <w:t>heat shock protein 90-alpha</w:t>
            </w:r>
          </w:p>
        </w:tc>
        <w:tc>
          <w:tcPr>
            <w:tcW w:w="2460"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697499E" w14:textId="77777777" w:rsidR="00014A2A" w:rsidRPr="004A045C" w:rsidRDefault="00B01EDB" w:rsidP="004A045C">
            <w:pPr>
              <w:pStyle w:val="Normal1"/>
              <w:spacing w:line="240" w:lineRule="auto"/>
              <w:jc w:val="center"/>
              <w:rPr>
                <w:sz w:val="18"/>
                <w:szCs w:val="18"/>
              </w:rPr>
            </w:pPr>
            <w:r w:rsidRPr="004A045C">
              <w:rPr>
                <w:sz w:val="18"/>
                <w:szCs w:val="18"/>
              </w:rPr>
              <w:t xml:space="preserve">P30946 </w:t>
            </w:r>
          </w:p>
          <w:p w14:paraId="24F02DA8"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D14583B" w14:textId="77777777" w:rsidR="00014A2A" w:rsidRPr="004A045C" w:rsidRDefault="00B01EDB" w:rsidP="004A045C">
            <w:pPr>
              <w:pStyle w:val="Normal1"/>
              <w:spacing w:line="240" w:lineRule="auto"/>
              <w:jc w:val="center"/>
              <w:rPr>
                <w:sz w:val="18"/>
                <w:szCs w:val="18"/>
              </w:rPr>
            </w:pPr>
            <w:r w:rsidRPr="004A045C">
              <w:rPr>
                <w:sz w:val="18"/>
                <w:szCs w:val="18"/>
              </w:rPr>
              <w:t>GVVDSEDLPLNISR</w:t>
            </w:r>
          </w:p>
          <w:p w14:paraId="00898CE1" w14:textId="77777777" w:rsidR="00014A2A" w:rsidRPr="004A045C" w:rsidRDefault="00B01EDB" w:rsidP="004A045C">
            <w:pPr>
              <w:pStyle w:val="Normal1"/>
              <w:spacing w:line="240" w:lineRule="auto"/>
              <w:jc w:val="center"/>
              <w:rPr>
                <w:sz w:val="18"/>
                <w:szCs w:val="18"/>
              </w:rPr>
            </w:pPr>
            <w:r w:rsidRPr="004A045C">
              <w:rPr>
                <w:sz w:val="18"/>
                <w:szCs w:val="18"/>
              </w:rPr>
              <w:t>EVVQSSAFVER</w:t>
            </w:r>
          </w:p>
          <w:p w14:paraId="37EE451E" w14:textId="77777777" w:rsidR="00014A2A" w:rsidRPr="004A045C" w:rsidRDefault="00B01EDB" w:rsidP="004A045C">
            <w:pPr>
              <w:pStyle w:val="Normal1"/>
              <w:spacing w:line="240" w:lineRule="auto"/>
              <w:jc w:val="center"/>
              <w:rPr>
                <w:sz w:val="18"/>
                <w:szCs w:val="18"/>
              </w:rPr>
            </w:pPr>
            <w:r w:rsidRPr="004A045C">
              <w:rPr>
                <w:sz w:val="18"/>
                <w:szCs w:val="18"/>
              </w:rPr>
              <w:t>DSSTMGYMAAK</w:t>
            </w:r>
          </w:p>
        </w:tc>
      </w:tr>
      <w:tr w:rsidR="00014A2A" w:rsidRPr="004A045C" w14:paraId="131F0D34"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D38895" w14:textId="77777777" w:rsidR="00014A2A" w:rsidRPr="004A045C" w:rsidRDefault="00B01EDB" w:rsidP="004A045C">
            <w:pPr>
              <w:pStyle w:val="Normal1"/>
              <w:spacing w:line="240" w:lineRule="auto"/>
              <w:jc w:val="center"/>
              <w:rPr>
                <w:sz w:val="18"/>
                <w:szCs w:val="18"/>
              </w:rPr>
            </w:pPr>
            <w:r w:rsidRPr="004A045C">
              <w:rPr>
                <w:sz w:val="18"/>
                <w:szCs w:val="18"/>
              </w:rPr>
              <w:t>heat shock protein 70</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2B9E37" w14:textId="77777777" w:rsidR="00014A2A" w:rsidRPr="004A045C" w:rsidRDefault="00B01EDB" w:rsidP="004A045C">
            <w:pPr>
              <w:pStyle w:val="Normal1"/>
              <w:spacing w:line="240" w:lineRule="auto"/>
              <w:jc w:val="center"/>
              <w:rPr>
                <w:sz w:val="18"/>
                <w:szCs w:val="18"/>
              </w:rPr>
            </w:pPr>
            <w:r w:rsidRPr="004A045C">
              <w:rPr>
                <w:sz w:val="18"/>
                <w:szCs w:val="18"/>
              </w:rPr>
              <w:t>Q91233</w:t>
            </w:r>
          </w:p>
          <w:p w14:paraId="01614E8B"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D0EE492" w14:textId="77777777" w:rsidR="00014A2A" w:rsidRPr="004A045C" w:rsidRDefault="00B01EDB" w:rsidP="004A045C">
            <w:pPr>
              <w:pStyle w:val="Normal1"/>
              <w:spacing w:line="240" w:lineRule="auto"/>
              <w:jc w:val="center"/>
              <w:rPr>
                <w:sz w:val="18"/>
                <w:szCs w:val="18"/>
              </w:rPr>
            </w:pPr>
            <w:r w:rsidRPr="004A045C">
              <w:rPr>
                <w:sz w:val="18"/>
                <w:szCs w:val="18"/>
              </w:rPr>
              <w:t>TTPSYVAFNDTER</w:t>
            </w:r>
          </w:p>
          <w:p w14:paraId="0F636B40" w14:textId="77777777" w:rsidR="00014A2A" w:rsidRPr="004A045C" w:rsidRDefault="00B01EDB" w:rsidP="004A045C">
            <w:pPr>
              <w:pStyle w:val="Normal1"/>
              <w:spacing w:line="240" w:lineRule="auto"/>
              <w:jc w:val="center"/>
              <w:rPr>
                <w:sz w:val="18"/>
                <w:szCs w:val="18"/>
              </w:rPr>
            </w:pPr>
            <w:r w:rsidRPr="004A045C">
              <w:rPr>
                <w:sz w:val="18"/>
                <w:szCs w:val="18"/>
              </w:rPr>
              <w:t>NAVVTVPAYFNDAQR</w:t>
            </w:r>
          </w:p>
          <w:p w14:paraId="741635E8" w14:textId="77777777" w:rsidR="00014A2A" w:rsidRPr="004A045C" w:rsidRDefault="00B01EDB" w:rsidP="004A045C">
            <w:pPr>
              <w:pStyle w:val="Normal1"/>
              <w:spacing w:line="240" w:lineRule="auto"/>
              <w:jc w:val="center"/>
              <w:rPr>
                <w:sz w:val="18"/>
                <w:szCs w:val="18"/>
              </w:rPr>
            </w:pPr>
            <w:r w:rsidRPr="004A045C">
              <w:rPr>
                <w:sz w:val="18"/>
                <w:szCs w:val="18"/>
              </w:rPr>
              <w:t>IINEPTAAALAYGLDK</w:t>
            </w:r>
          </w:p>
        </w:tc>
      </w:tr>
      <w:tr w:rsidR="00014A2A" w:rsidRPr="004A045C" w14:paraId="41A7D7D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94A4A8D" w14:textId="77777777" w:rsidR="00014A2A" w:rsidRPr="004A045C" w:rsidRDefault="00B01EDB" w:rsidP="004A045C">
            <w:pPr>
              <w:pStyle w:val="Normal1"/>
              <w:spacing w:line="240" w:lineRule="auto"/>
              <w:jc w:val="center"/>
              <w:rPr>
                <w:sz w:val="18"/>
                <w:szCs w:val="18"/>
              </w:rPr>
            </w:pPr>
            <w:r w:rsidRPr="004A045C">
              <w:rPr>
                <w:sz w:val="18"/>
                <w:szCs w:val="18"/>
              </w:rPr>
              <w:t>superoxide dismutase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21AC1B7" w14:textId="77777777" w:rsidR="00014A2A" w:rsidRPr="004A045C" w:rsidRDefault="00B01EDB" w:rsidP="004A045C">
            <w:pPr>
              <w:pStyle w:val="Normal1"/>
              <w:spacing w:line="240" w:lineRule="auto"/>
              <w:jc w:val="center"/>
              <w:rPr>
                <w:sz w:val="18"/>
                <w:szCs w:val="18"/>
              </w:rPr>
            </w:pPr>
            <w:r w:rsidRPr="004A045C">
              <w:rPr>
                <w:sz w:val="18"/>
                <w:szCs w:val="18"/>
              </w:rPr>
              <w:t>P28757</w:t>
            </w:r>
          </w:p>
          <w:p w14:paraId="77864FAF" w14:textId="77777777" w:rsidR="00014A2A" w:rsidRPr="004A045C" w:rsidRDefault="00B01EDB" w:rsidP="004A045C">
            <w:pPr>
              <w:pStyle w:val="Normal1"/>
              <w:spacing w:line="240" w:lineRule="auto"/>
              <w:jc w:val="center"/>
              <w:rPr>
                <w:sz w:val="18"/>
                <w:szCs w:val="18"/>
              </w:rPr>
            </w:pPr>
            <w:r w:rsidRPr="004A045C">
              <w:rPr>
                <w:sz w:val="18"/>
                <w:szCs w:val="18"/>
              </w:rPr>
              <w:t>(1e-57)</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6ABF457" w14:textId="77777777" w:rsidR="00014A2A" w:rsidRPr="004A045C" w:rsidRDefault="00B01EDB" w:rsidP="004A045C">
            <w:pPr>
              <w:pStyle w:val="Normal1"/>
              <w:spacing w:line="240" w:lineRule="auto"/>
              <w:jc w:val="center"/>
              <w:rPr>
                <w:sz w:val="18"/>
                <w:szCs w:val="18"/>
              </w:rPr>
            </w:pPr>
            <w:r w:rsidRPr="004A045C">
              <w:rPr>
                <w:sz w:val="18"/>
                <w:szCs w:val="18"/>
              </w:rPr>
              <w:t>THGAPTDEER</w:t>
            </w:r>
          </w:p>
          <w:p w14:paraId="3DC9B2E7" w14:textId="77777777" w:rsidR="00014A2A" w:rsidRPr="004A045C" w:rsidRDefault="00B01EDB" w:rsidP="004A045C">
            <w:pPr>
              <w:pStyle w:val="Normal1"/>
              <w:spacing w:line="240" w:lineRule="auto"/>
              <w:jc w:val="center"/>
              <w:rPr>
                <w:sz w:val="18"/>
                <w:szCs w:val="18"/>
              </w:rPr>
            </w:pPr>
            <w:r w:rsidRPr="004A045C">
              <w:rPr>
                <w:sz w:val="18"/>
                <w:szCs w:val="18"/>
              </w:rPr>
              <w:t>ISLTGPHSIIGR</w:t>
            </w:r>
          </w:p>
          <w:p w14:paraId="7DE12726" w14:textId="77777777" w:rsidR="00014A2A" w:rsidRPr="004A045C" w:rsidRDefault="00B01EDB" w:rsidP="004A045C">
            <w:pPr>
              <w:pStyle w:val="Normal1"/>
              <w:spacing w:line="240" w:lineRule="auto"/>
              <w:jc w:val="center"/>
              <w:rPr>
                <w:sz w:val="18"/>
                <w:szCs w:val="18"/>
              </w:rPr>
            </w:pPr>
            <w:r w:rsidRPr="004A045C">
              <w:rPr>
                <w:sz w:val="18"/>
                <w:szCs w:val="18"/>
              </w:rPr>
              <w:t>TIVVHADVDDLGK</w:t>
            </w:r>
          </w:p>
        </w:tc>
      </w:tr>
      <w:tr w:rsidR="00014A2A" w:rsidRPr="004A045C" w14:paraId="17D8D130"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F101078" w14:textId="77777777" w:rsidR="00014A2A" w:rsidRPr="004A045C" w:rsidRDefault="00B01EDB" w:rsidP="004A045C">
            <w:pPr>
              <w:pStyle w:val="Normal1"/>
              <w:spacing w:line="240" w:lineRule="auto"/>
              <w:jc w:val="center"/>
              <w:rPr>
                <w:sz w:val="18"/>
                <w:szCs w:val="18"/>
              </w:rPr>
            </w:pPr>
            <w:r w:rsidRPr="004A045C">
              <w:rPr>
                <w:sz w:val="18"/>
                <w:szCs w:val="18"/>
              </w:rPr>
              <w:t>catalase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654C2BC" w14:textId="77777777" w:rsidR="00014A2A" w:rsidRPr="004A045C" w:rsidRDefault="00B01EDB" w:rsidP="004A045C">
            <w:pPr>
              <w:pStyle w:val="Normal1"/>
              <w:spacing w:line="240" w:lineRule="auto"/>
              <w:jc w:val="center"/>
              <w:rPr>
                <w:sz w:val="18"/>
                <w:szCs w:val="18"/>
              </w:rPr>
            </w:pPr>
            <w:r w:rsidRPr="004A045C">
              <w:rPr>
                <w:sz w:val="18"/>
                <w:szCs w:val="18"/>
              </w:rPr>
              <w:t>P00432</w:t>
            </w:r>
          </w:p>
          <w:p w14:paraId="7CBF526D"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2CA1F46" w14:textId="77777777" w:rsidR="00014A2A" w:rsidRPr="004A045C" w:rsidRDefault="00B01EDB" w:rsidP="004A045C">
            <w:pPr>
              <w:pStyle w:val="Normal1"/>
              <w:spacing w:line="240" w:lineRule="auto"/>
              <w:jc w:val="center"/>
              <w:rPr>
                <w:sz w:val="18"/>
                <w:szCs w:val="18"/>
              </w:rPr>
            </w:pPr>
            <w:r w:rsidRPr="004A045C">
              <w:rPr>
                <w:sz w:val="18"/>
                <w:szCs w:val="18"/>
              </w:rPr>
              <w:t>AGELGGSDPDYAMR</w:t>
            </w:r>
          </w:p>
          <w:p w14:paraId="2F1EAE0D" w14:textId="77777777" w:rsidR="00014A2A" w:rsidRPr="004A045C" w:rsidRDefault="00B01EDB" w:rsidP="004A045C">
            <w:pPr>
              <w:pStyle w:val="Normal1"/>
              <w:spacing w:line="240" w:lineRule="auto"/>
              <w:jc w:val="center"/>
              <w:rPr>
                <w:sz w:val="18"/>
                <w:szCs w:val="18"/>
              </w:rPr>
            </w:pPr>
            <w:r w:rsidRPr="004A045C">
              <w:rPr>
                <w:sz w:val="18"/>
                <w:szCs w:val="18"/>
              </w:rPr>
              <w:t>LYSYSDTHR</w:t>
            </w:r>
          </w:p>
          <w:p w14:paraId="4707F899" w14:textId="77777777" w:rsidR="00014A2A" w:rsidRPr="004A045C" w:rsidRDefault="00B01EDB" w:rsidP="004A045C">
            <w:pPr>
              <w:pStyle w:val="Normal1"/>
              <w:spacing w:line="240" w:lineRule="auto"/>
              <w:jc w:val="center"/>
              <w:rPr>
                <w:sz w:val="18"/>
                <w:szCs w:val="18"/>
              </w:rPr>
            </w:pPr>
            <w:r w:rsidRPr="004A045C">
              <w:rPr>
                <w:sz w:val="18"/>
                <w:szCs w:val="18"/>
              </w:rPr>
              <w:t>LTANIAGHLIGAQEFIQK</w:t>
            </w:r>
          </w:p>
        </w:tc>
      </w:tr>
      <w:tr w:rsidR="00014A2A" w:rsidRPr="004A045C" w14:paraId="6B38290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3DDDC7A" w14:textId="77777777" w:rsidR="00014A2A" w:rsidRPr="004A045C" w:rsidRDefault="00B01EDB" w:rsidP="004A045C">
            <w:pPr>
              <w:pStyle w:val="Normal1"/>
              <w:spacing w:line="240" w:lineRule="auto"/>
              <w:jc w:val="center"/>
              <w:rPr>
                <w:sz w:val="18"/>
                <w:szCs w:val="18"/>
              </w:rPr>
            </w:pPr>
            <w:r w:rsidRPr="004A045C">
              <w:rPr>
                <w:sz w:val="18"/>
                <w:szCs w:val="18"/>
              </w:rPr>
              <w:t>peroxiredoxin-1</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1601D72" w14:textId="77777777" w:rsidR="00014A2A" w:rsidRPr="004A045C" w:rsidRDefault="00B01EDB" w:rsidP="004A045C">
            <w:pPr>
              <w:pStyle w:val="Normal1"/>
              <w:spacing w:line="240" w:lineRule="auto"/>
              <w:jc w:val="center"/>
              <w:rPr>
                <w:sz w:val="18"/>
                <w:szCs w:val="18"/>
              </w:rPr>
            </w:pPr>
            <w:r w:rsidRPr="004A045C">
              <w:rPr>
                <w:sz w:val="18"/>
                <w:szCs w:val="18"/>
              </w:rPr>
              <w:t>Q6B4U9</w:t>
            </w:r>
          </w:p>
          <w:p w14:paraId="7F567241" w14:textId="77777777" w:rsidR="00014A2A" w:rsidRPr="004A045C" w:rsidRDefault="00B01EDB" w:rsidP="004A045C">
            <w:pPr>
              <w:pStyle w:val="Normal1"/>
              <w:spacing w:line="240" w:lineRule="auto"/>
              <w:jc w:val="center"/>
              <w:rPr>
                <w:sz w:val="18"/>
                <w:szCs w:val="18"/>
              </w:rPr>
            </w:pPr>
            <w:r w:rsidRPr="004A045C">
              <w:rPr>
                <w:sz w:val="18"/>
                <w:szCs w:val="18"/>
              </w:rPr>
              <w:t>(2e-95)</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26A31A2" w14:textId="77777777" w:rsidR="00014A2A" w:rsidRPr="004A045C" w:rsidRDefault="00B01EDB" w:rsidP="004A045C">
            <w:pPr>
              <w:pStyle w:val="Normal1"/>
              <w:spacing w:line="240" w:lineRule="auto"/>
              <w:jc w:val="center"/>
              <w:rPr>
                <w:sz w:val="18"/>
                <w:szCs w:val="18"/>
              </w:rPr>
            </w:pPr>
            <w:r w:rsidRPr="004A045C">
              <w:rPr>
                <w:sz w:val="18"/>
                <w:szCs w:val="18"/>
              </w:rPr>
              <w:t>ALFIIDDK</w:t>
            </w:r>
          </w:p>
          <w:p w14:paraId="2EFEDDCF" w14:textId="77777777" w:rsidR="00014A2A" w:rsidRPr="004A045C" w:rsidRDefault="00B01EDB" w:rsidP="004A045C">
            <w:pPr>
              <w:pStyle w:val="Normal1"/>
              <w:spacing w:line="240" w:lineRule="auto"/>
              <w:jc w:val="center"/>
              <w:rPr>
                <w:sz w:val="18"/>
                <w:szCs w:val="18"/>
              </w:rPr>
            </w:pPr>
            <w:r w:rsidRPr="004A045C">
              <w:rPr>
                <w:sz w:val="18"/>
                <w:szCs w:val="18"/>
              </w:rPr>
              <w:t>QITMNDLPVGR</w:t>
            </w:r>
          </w:p>
          <w:p w14:paraId="02900C65" w14:textId="77777777" w:rsidR="00014A2A" w:rsidRPr="004A045C" w:rsidRDefault="00B01EDB" w:rsidP="004A045C">
            <w:pPr>
              <w:pStyle w:val="Normal1"/>
              <w:spacing w:line="240" w:lineRule="auto"/>
              <w:jc w:val="center"/>
              <w:rPr>
                <w:sz w:val="18"/>
                <w:szCs w:val="18"/>
              </w:rPr>
            </w:pPr>
            <w:r w:rsidRPr="004A045C">
              <w:rPr>
                <w:sz w:val="18"/>
                <w:szCs w:val="18"/>
              </w:rPr>
              <w:t>LVQAFQFTDK</w:t>
            </w:r>
          </w:p>
        </w:tc>
      </w:tr>
      <w:tr w:rsidR="00014A2A" w:rsidRPr="004A045C" w14:paraId="4B17A67F"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48ABD12" w14:textId="77777777" w:rsidR="00014A2A" w:rsidRPr="004A045C" w:rsidRDefault="00B01EDB" w:rsidP="004A045C">
            <w:pPr>
              <w:pStyle w:val="Normal1"/>
              <w:spacing w:line="240" w:lineRule="auto"/>
              <w:jc w:val="center"/>
              <w:rPr>
                <w:sz w:val="18"/>
                <w:szCs w:val="18"/>
              </w:rPr>
            </w:pPr>
            <w:r w:rsidRPr="004A045C">
              <w:rPr>
                <w:sz w:val="18"/>
                <w:szCs w:val="18"/>
              </w:rPr>
              <w:t>puromycin-sensitive aminopeptidase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84500E" w14:textId="77777777" w:rsidR="00014A2A" w:rsidRPr="004A045C" w:rsidRDefault="00B01EDB" w:rsidP="004A045C">
            <w:pPr>
              <w:pStyle w:val="Normal1"/>
              <w:spacing w:line="240" w:lineRule="auto"/>
              <w:jc w:val="center"/>
              <w:rPr>
                <w:sz w:val="18"/>
                <w:szCs w:val="18"/>
              </w:rPr>
            </w:pPr>
            <w:r w:rsidRPr="004A045C">
              <w:rPr>
                <w:sz w:val="18"/>
                <w:szCs w:val="18"/>
              </w:rPr>
              <w:t>Q11011</w:t>
            </w:r>
          </w:p>
          <w:p w14:paraId="23FFEDDF"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55541D" w14:textId="77777777" w:rsidR="00014A2A" w:rsidRPr="004A045C" w:rsidRDefault="00B01EDB" w:rsidP="004A045C">
            <w:pPr>
              <w:pStyle w:val="Normal1"/>
              <w:spacing w:line="240" w:lineRule="auto"/>
              <w:jc w:val="center"/>
              <w:rPr>
                <w:sz w:val="18"/>
                <w:szCs w:val="18"/>
              </w:rPr>
            </w:pPr>
            <w:r w:rsidRPr="004A045C">
              <w:rPr>
                <w:sz w:val="18"/>
                <w:szCs w:val="18"/>
              </w:rPr>
              <w:t>LNSGSVGVYR</w:t>
            </w:r>
          </w:p>
          <w:p w14:paraId="608896AE" w14:textId="77777777" w:rsidR="00014A2A" w:rsidRPr="004A045C" w:rsidRDefault="00B01EDB" w:rsidP="004A045C">
            <w:pPr>
              <w:pStyle w:val="Normal1"/>
              <w:spacing w:line="240" w:lineRule="auto"/>
              <w:jc w:val="center"/>
              <w:rPr>
                <w:sz w:val="18"/>
                <w:szCs w:val="18"/>
              </w:rPr>
            </w:pPr>
            <w:r w:rsidRPr="004A045C">
              <w:rPr>
                <w:sz w:val="18"/>
                <w:szCs w:val="18"/>
              </w:rPr>
              <w:t>SLTENFVTEEQAK</w:t>
            </w:r>
          </w:p>
          <w:p w14:paraId="73096940" w14:textId="77777777" w:rsidR="00014A2A" w:rsidRPr="004A045C" w:rsidRDefault="00B01EDB" w:rsidP="004A045C">
            <w:pPr>
              <w:pStyle w:val="Normal1"/>
              <w:spacing w:line="240" w:lineRule="auto"/>
              <w:jc w:val="center"/>
              <w:rPr>
                <w:sz w:val="18"/>
                <w:szCs w:val="18"/>
              </w:rPr>
            </w:pPr>
            <w:r w:rsidRPr="004A045C">
              <w:rPr>
                <w:sz w:val="18"/>
                <w:szCs w:val="18"/>
              </w:rPr>
              <w:t>SIQQSVENIR</w:t>
            </w:r>
          </w:p>
        </w:tc>
      </w:tr>
      <w:tr w:rsidR="00014A2A" w:rsidRPr="004A045C" w14:paraId="348F54F7"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55B45DA" w14:textId="77777777" w:rsidR="00014A2A" w:rsidRPr="004A045C" w:rsidRDefault="00B01EDB" w:rsidP="004A045C">
            <w:pPr>
              <w:pStyle w:val="Normal1"/>
              <w:spacing w:line="240" w:lineRule="auto"/>
              <w:jc w:val="center"/>
              <w:rPr>
                <w:sz w:val="18"/>
                <w:szCs w:val="18"/>
              </w:rPr>
            </w:pPr>
            <w:r w:rsidRPr="004A045C">
              <w:rPr>
                <w:sz w:val="18"/>
                <w:szCs w:val="18"/>
              </w:rPr>
              <w:t>protein disulfide-isomerase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93B5BA" w14:textId="77777777" w:rsidR="00014A2A" w:rsidRPr="004A045C" w:rsidRDefault="00B01EDB" w:rsidP="004A045C">
            <w:pPr>
              <w:pStyle w:val="Normal1"/>
              <w:spacing w:line="240" w:lineRule="auto"/>
              <w:jc w:val="center"/>
              <w:rPr>
                <w:sz w:val="18"/>
                <w:szCs w:val="18"/>
              </w:rPr>
            </w:pPr>
            <w:r w:rsidRPr="004A045C">
              <w:rPr>
                <w:sz w:val="18"/>
                <w:szCs w:val="18"/>
              </w:rPr>
              <w:t>P07237</w:t>
            </w:r>
          </w:p>
          <w:p w14:paraId="32AF923D"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489F6C5" w14:textId="77777777" w:rsidR="00014A2A" w:rsidRPr="004A045C" w:rsidRDefault="00B01EDB" w:rsidP="004A045C">
            <w:pPr>
              <w:pStyle w:val="Normal1"/>
              <w:spacing w:line="240" w:lineRule="auto"/>
              <w:jc w:val="center"/>
              <w:rPr>
                <w:sz w:val="18"/>
                <w:szCs w:val="18"/>
              </w:rPr>
            </w:pPr>
            <w:r w:rsidRPr="004A045C">
              <w:rPr>
                <w:sz w:val="18"/>
                <w:szCs w:val="18"/>
              </w:rPr>
              <w:t>NNKPSDYQGGR</w:t>
            </w:r>
          </w:p>
          <w:p w14:paraId="0BCC976C" w14:textId="77777777" w:rsidR="00014A2A" w:rsidRPr="004A045C" w:rsidRDefault="00B01EDB" w:rsidP="004A045C">
            <w:pPr>
              <w:pStyle w:val="Normal1"/>
              <w:spacing w:line="240" w:lineRule="auto"/>
              <w:jc w:val="center"/>
              <w:rPr>
                <w:sz w:val="18"/>
                <w:szCs w:val="18"/>
              </w:rPr>
            </w:pPr>
            <w:r w:rsidRPr="004A045C">
              <w:rPr>
                <w:sz w:val="18"/>
                <w:szCs w:val="18"/>
              </w:rPr>
              <w:t>DNVVVIGFFK</w:t>
            </w:r>
          </w:p>
          <w:p w14:paraId="42D9B205" w14:textId="77777777" w:rsidR="00014A2A" w:rsidRPr="004A045C" w:rsidRDefault="00B01EDB" w:rsidP="004A045C">
            <w:pPr>
              <w:pStyle w:val="Normal1"/>
              <w:spacing w:line="240" w:lineRule="auto"/>
              <w:jc w:val="center"/>
              <w:rPr>
                <w:sz w:val="18"/>
                <w:szCs w:val="18"/>
              </w:rPr>
            </w:pPr>
            <w:r w:rsidRPr="004A045C">
              <w:rPr>
                <w:sz w:val="18"/>
                <w:szCs w:val="18"/>
              </w:rPr>
              <w:t>MDSTANEVEDVK</w:t>
            </w:r>
          </w:p>
        </w:tc>
      </w:tr>
      <w:tr w:rsidR="00014A2A" w:rsidRPr="004A045C" w14:paraId="56B69B6C"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BB57D3" w14:textId="77777777" w:rsidR="00014A2A" w:rsidRPr="004A045C" w:rsidRDefault="00B01EDB" w:rsidP="004A045C">
            <w:pPr>
              <w:pStyle w:val="Normal1"/>
              <w:spacing w:line="240" w:lineRule="auto"/>
              <w:jc w:val="center"/>
              <w:rPr>
                <w:sz w:val="18"/>
                <w:szCs w:val="18"/>
              </w:rPr>
            </w:pPr>
            <w:proofErr w:type="spellStart"/>
            <w:r w:rsidRPr="004A045C">
              <w:rPr>
                <w:sz w:val="18"/>
                <w:szCs w:val="18"/>
              </w:rPr>
              <w:t>ras</w:t>
            </w:r>
            <w:proofErr w:type="spellEnd"/>
            <w:r w:rsidRPr="004A045C">
              <w:rPr>
                <w:sz w:val="18"/>
                <w:szCs w:val="18"/>
              </w:rPr>
              <w:t>-related protein rab-11B</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3254086" w14:textId="77777777" w:rsidR="00014A2A" w:rsidRPr="004A045C" w:rsidRDefault="00B01EDB" w:rsidP="004A045C">
            <w:pPr>
              <w:pStyle w:val="Normal1"/>
              <w:spacing w:line="240" w:lineRule="auto"/>
              <w:jc w:val="center"/>
              <w:rPr>
                <w:sz w:val="18"/>
                <w:szCs w:val="18"/>
              </w:rPr>
            </w:pPr>
            <w:r w:rsidRPr="004A045C">
              <w:rPr>
                <w:sz w:val="18"/>
                <w:szCs w:val="18"/>
              </w:rPr>
              <w:t>O35509</w:t>
            </w:r>
          </w:p>
          <w:p w14:paraId="67292CB8" w14:textId="77777777" w:rsidR="00014A2A" w:rsidRPr="004A045C" w:rsidRDefault="00B01EDB" w:rsidP="004A045C">
            <w:pPr>
              <w:pStyle w:val="Normal1"/>
              <w:spacing w:line="240" w:lineRule="auto"/>
              <w:jc w:val="center"/>
              <w:rPr>
                <w:sz w:val="18"/>
                <w:szCs w:val="18"/>
              </w:rPr>
            </w:pPr>
            <w:r w:rsidRPr="004A045C">
              <w:rPr>
                <w:sz w:val="18"/>
                <w:szCs w:val="18"/>
              </w:rPr>
              <w:lastRenderedPageBreak/>
              <w:t>(1e-85)</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1A57918" w14:textId="77777777" w:rsidR="00014A2A" w:rsidRPr="004A045C" w:rsidRDefault="00B01EDB" w:rsidP="004A045C">
            <w:pPr>
              <w:pStyle w:val="Normal1"/>
              <w:spacing w:line="240" w:lineRule="auto"/>
              <w:jc w:val="center"/>
              <w:rPr>
                <w:sz w:val="18"/>
                <w:szCs w:val="18"/>
              </w:rPr>
            </w:pPr>
            <w:r w:rsidRPr="004A045C">
              <w:rPr>
                <w:sz w:val="18"/>
                <w:szCs w:val="18"/>
              </w:rPr>
              <w:lastRenderedPageBreak/>
              <w:t>VVLVGDSGVGK</w:t>
            </w:r>
          </w:p>
          <w:p w14:paraId="342356ED" w14:textId="77777777" w:rsidR="00014A2A" w:rsidRPr="004A045C" w:rsidRDefault="00B01EDB" w:rsidP="004A045C">
            <w:pPr>
              <w:pStyle w:val="Normal1"/>
              <w:spacing w:line="240" w:lineRule="auto"/>
              <w:jc w:val="center"/>
              <w:rPr>
                <w:sz w:val="18"/>
                <w:szCs w:val="18"/>
              </w:rPr>
            </w:pPr>
            <w:r w:rsidRPr="004A045C">
              <w:rPr>
                <w:sz w:val="18"/>
                <w:szCs w:val="18"/>
              </w:rPr>
              <w:lastRenderedPageBreak/>
              <w:t>STIGVEFATR</w:t>
            </w:r>
          </w:p>
          <w:p w14:paraId="4ACA8755" w14:textId="77777777" w:rsidR="00014A2A" w:rsidRPr="004A045C" w:rsidRDefault="00B01EDB" w:rsidP="004A045C">
            <w:pPr>
              <w:pStyle w:val="Normal1"/>
              <w:spacing w:line="240" w:lineRule="auto"/>
              <w:jc w:val="center"/>
              <w:rPr>
                <w:sz w:val="18"/>
                <w:szCs w:val="18"/>
              </w:rPr>
            </w:pPr>
            <w:r w:rsidRPr="004A045C">
              <w:rPr>
                <w:sz w:val="18"/>
                <w:szCs w:val="18"/>
              </w:rPr>
              <w:t>AQLWDTAGQER</w:t>
            </w:r>
          </w:p>
        </w:tc>
      </w:tr>
      <w:tr w:rsidR="00014A2A" w:rsidRPr="004A045C" w14:paraId="05AE7BF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6756C61" w14:textId="77777777" w:rsidR="00014A2A" w:rsidRPr="004A045C" w:rsidRDefault="00B01EDB" w:rsidP="004A045C">
            <w:pPr>
              <w:pStyle w:val="Normal1"/>
              <w:spacing w:line="240" w:lineRule="auto"/>
              <w:jc w:val="center"/>
              <w:rPr>
                <w:sz w:val="18"/>
                <w:szCs w:val="18"/>
              </w:rPr>
            </w:pPr>
            <w:r w:rsidRPr="004A045C">
              <w:rPr>
                <w:sz w:val="18"/>
                <w:szCs w:val="18"/>
              </w:rPr>
              <w:lastRenderedPageBreak/>
              <w:t>sodium/potassium-transporting ATPase subunit alpha</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CB9F87" w14:textId="77777777" w:rsidR="00014A2A" w:rsidRPr="004A045C" w:rsidRDefault="00B01EDB" w:rsidP="004A045C">
            <w:pPr>
              <w:pStyle w:val="Normal1"/>
              <w:spacing w:line="240" w:lineRule="auto"/>
              <w:jc w:val="center"/>
              <w:rPr>
                <w:sz w:val="18"/>
                <w:szCs w:val="18"/>
              </w:rPr>
            </w:pPr>
            <w:r w:rsidRPr="004A045C">
              <w:rPr>
                <w:sz w:val="18"/>
                <w:szCs w:val="18"/>
              </w:rPr>
              <w:t>Q13733</w:t>
            </w:r>
          </w:p>
          <w:p w14:paraId="0BB3D32A" w14:textId="77777777" w:rsidR="00014A2A" w:rsidRPr="004A045C" w:rsidRDefault="00B01EDB" w:rsidP="004A045C">
            <w:pPr>
              <w:pStyle w:val="Normal1"/>
              <w:spacing w:line="240" w:lineRule="auto"/>
              <w:jc w:val="center"/>
              <w:rPr>
                <w:sz w:val="18"/>
                <w:szCs w:val="18"/>
              </w:rPr>
            </w:pPr>
            <w:r w:rsidRPr="004A045C">
              <w:rPr>
                <w:sz w:val="18"/>
                <w:szCs w:val="18"/>
              </w:rPr>
              <w:t>(9e-62)</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CB8B2ED" w14:textId="77777777" w:rsidR="00014A2A" w:rsidRPr="004A045C" w:rsidRDefault="00B01EDB" w:rsidP="004A045C">
            <w:pPr>
              <w:pStyle w:val="Normal1"/>
              <w:spacing w:line="240" w:lineRule="auto"/>
              <w:jc w:val="center"/>
              <w:rPr>
                <w:sz w:val="18"/>
                <w:szCs w:val="18"/>
              </w:rPr>
            </w:pPr>
            <w:r w:rsidRPr="004A045C">
              <w:rPr>
                <w:sz w:val="18"/>
                <w:szCs w:val="18"/>
              </w:rPr>
              <w:t>TVIEPMAGDGLR</w:t>
            </w:r>
          </w:p>
          <w:p w14:paraId="24B4D836" w14:textId="77777777" w:rsidR="00014A2A" w:rsidRPr="004A045C" w:rsidRDefault="00B01EDB" w:rsidP="004A045C">
            <w:pPr>
              <w:pStyle w:val="Normal1"/>
              <w:spacing w:line="240" w:lineRule="auto"/>
              <w:jc w:val="center"/>
              <w:rPr>
                <w:sz w:val="18"/>
                <w:szCs w:val="18"/>
              </w:rPr>
            </w:pPr>
            <w:r w:rsidRPr="004A045C">
              <w:rPr>
                <w:sz w:val="18"/>
                <w:szCs w:val="18"/>
              </w:rPr>
              <w:t>MVTGDNVNTAR</w:t>
            </w:r>
          </w:p>
          <w:p w14:paraId="48D7463D" w14:textId="77777777" w:rsidR="00014A2A" w:rsidRPr="004A045C" w:rsidRDefault="00B01EDB" w:rsidP="004A045C">
            <w:pPr>
              <w:pStyle w:val="Normal1"/>
              <w:spacing w:line="240" w:lineRule="auto"/>
              <w:jc w:val="center"/>
              <w:rPr>
                <w:sz w:val="18"/>
                <w:szCs w:val="18"/>
              </w:rPr>
            </w:pPr>
            <w:r w:rsidRPr="004A045C">
              <w:rPr>
                <w:sz w:val="18"/>
                <w:szCs w:val="18"/>
              </w:rPr>
              <w:t>LLDQVWPDLR</w:t>
            </w:r>
          </w:p>
        </w:tc>
      </w:tr>
      <w:tr w:rsidR="00014A2A" w:rsidRPr="004A045C" w14:paraId="18A0C9E6" w14:textId="77777777" w:rsidTr="004A045C">
        <w:trPr>
          <w:trHeight w:val="36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D65221" w14:textId="77777777" w:rsidR="00014A2A" w:rsidRPr="004A045C" w:rsidRDefault="00B01EDB" w:rsidP="004A045C">
            <w:pPr>
              <w:pStyle w:val="Normal1"/>
              <w:spacing w:line="240" w:lineRule="auto"/>
              <w:jc w:val="center"/>
              <w:rPr>
                <w:sz w:val="18"/>
                <w:szCs w:val="18"/>
              </w:rPr>
            </w:pPr>
            <w:r w:rsidRPr="004A045C">
              <w:rPr>
                <w:sz w:val="18"/>
                <w:szCs w:val="18"/>
              </w:rPr>
              <w:t>glycogen phosphorylase (muscle form)</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197395" w14:textId="77777777" w:rsidR="00014A2A" w:rsidRPr="004A045C" w:rsidRDefault="00B01EDB" w:rsidP="004A045C">
            <w:pPr>
              <w:pStyle w:val="Normal1"/>
              <w:spacing w:line="240" w:lineRule="auto"/>
              <w:jc w:val="center"/>
              <w:rPr>
                <w:sz w:val="18"/>
                <w:szCs w:val="18"/>
              </w:rPr>
            </w:pPr>
            <w:r w:rsidRPr="004A045C">
              <w:rPr>
                <w:sz w:val="18"/>
                <w:szCs w:val="18"/>
              </w:rPr>
              <w:t>Q9WUB3</w:t>
            </w:r>
          </w:p>
          <w:p w14:paraId="797412C9"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501AC4A" w14:textId="77777777" w:rsidR="00014A2A" w:rsidRPr="004A045C" w:rsidRDefault="00B01EDB" w:rsidP="004A045C">
            <w:pPr>
              <w:pStyle w:val="Normal1"/>
              <w:spacing w:line="240" w:lineRule="auto"/>
              <w:jc w:val="center"/>
              <w:rPr>
                <w:sz w:val="18"/>
                <w:szCs w:val="18"/>
              </w:rPr>
            </w:pPr>
            <w:r w:rsidRPr="004A045C">
              <w:rPr>
                <w:sz w:val="18"/>
                <w:szCs w:val="18"/>
              </w:rPr>
              <w:t>APNSFNLR</w:t>
            </w:r>
          </w:p>
          <w:p w14:paraId="5C3B9C13" w14:textId="77777777" w:rsidR="00014A2A" w:rsidRPr="004A045C" w:rsidRDefault="00B01EDB" w:rsidP="004A045C">
            <w:pPr>
              <w:pStyle w:val="Normal1"/>
              <w:spacing w:line="240" w:lineRule="auto"/>
              <w:jc w:val="center"/>
              <w:rPr>
                <w:sz w:val="18"/>
                <w:szCs w:val="18"/>
              </w:rPr>
            </w:pPr>
            <w:r w:rsidRPr="004A045C">
              <w:rPr>
                <w:sz w:val="18"/>
                <w:szCs w:val="18"/>
              </w:rPr>
              <w:t>VLYPNDNFFEGK</w:t>
            </w:r>
          </w:p>
          <w:p w14:paraId="75DF7538" w14:textId="77777777" w:rsidR="00014A2A" w:rsidRPr="004A045C" w:rsidRDefault="00B01EDB" w:rsidP="004A045C">
            <w:pPr>
              <w:pStyle w:val="Normal1"/>
              <w:spacing w:line="240" w:lineRule="auto"/>
              <w:jc w:val="center"/>
              <w:rPr>
                <w:sz w:val="18"/>
                <w:szCs w:val="18"/>
              </w:rPr>
            </w:pPr>
            <w:r w:rsidRPr="004A045C">
              <w:rPr>
                <w:sz w:val="18"/>
                <w:szCs w:val="18"/>
              </w:rPr>
              <w:t>TSFDAFPDK</w:t>
            </w:r>
          </w:p>
        </w:tc>
      </w:tr>
      <w:tr w:rsidR="00014A2A" w:rsidRPr="004A045C" w14:paraId="7038B49F"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B6E4D66" w14:textId="77777777" w:rsidR="00014A2A" w:rsidRPr="004A045C" w:rsidRDefault="00B01EDB" w:rsidP="004A045C">
            <w:pPr>
              <w:pStyle w:val="Normal1"/>
              <w:spacing w:line="240" w:lineRule="auto"/>
              <w:jc w:val="center"/>
              <w:rPr>
                <w:sz w:val="18"/>
                <w:szCs w:val="18"/>
              </w:rPr>
            </w:pPr>
            <w:r w:rsidRPr="004A045C">
              <w:rPr>
                <w:sz w:val="18"/>
                <w:szCs w:val="18"/>
              </w:rPr>
              <w:t xml:space="preserve">trifunctional enzyme </w:t>
            </w:r>
          </w:p>
          <w:p w14:paraId="019C41E3" w14:textId="77777777" w:rsidR="00014A2A" w:rsidRPr="004A045C" w:rsidRDefault="00B01EDB" w:rsidP="004A045C">
            <w:pPr>
              <w:pStyle w:val="Normal1"/>
              <w:spacing w:line="240" w:lineRule="auto"/>
              <w:jc w:val="center"/>
              <w:rPr>
                <w:sz w:val="18"/>
                <w:szCs w:val="18"/>
              </w:rPr>
            </w:pPr>
            <w:r w:rsidRPr="004A045C">
              <w:rPr>
                <w:sz w:val="18"/>
                <w:szCs w:val="18"/>
              </w:rPr>
              <w:t>β-Subunit (mitochondrial)</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2985071" w14:textId="77777777" w:rsidR="00014A2A" w:rsidRPr="004A045C" w:rsidRDefault="00B01EDB" w:rsidP="004A045C">
            <w:pPr>
              <w:pStyle w:val="Normal1"/>
              <w:spacing w:line="240" w:lineRule="auto"/>
              <w:jc w:val="center"/>
              <w:rPr>
                <w:sz w:val="18"/>
                <w:szCs w:val="18"/>
              </w:rPr>
            </w:pPr>
            <w:r w:rsidRPr="004A045C">
              <w:rPr>
                <w:sz w:val="18"/>
                <w:szCs w:val="18"/>
              </w:rPr>
              <w:t>O46629</w:t>
            </w:r>
          </w:p>
          <w:p w14:paraId="0852FAFD" w14:textId="77777777" w:rsidR="00014A2A" w:rsidRPr="004A045C" w:rsidRDefault="00B01EDB" w:rsidP="004A045C">
            <w:pPr>
              <w:pStyle w:val="Normal1"/>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273651E" w14:textId="77777777" w:rsidR="00014A2A" w:rsidRPr="004A045C" w:rsidRDefault="00B01EDB" w:rsidP="004A045C">
            <w:pPr>
              <w:pStyle w:val="Normal1"/>
              <w:spacing w:line="240" w:lineRule="auto"/>
              <w:jc w:val="center"/>
              <w:rPr>
                <w:sz w:val="18"/>
                <w:szCs w:val="18"/>
              </w:rPr>
            </w:pPr>
            <w:r w:rsidRPr="004A045C">
              <w:rPr>
                <w:sz w:val="18"/>
                <w:szCs w:val="18"/>
              </w:rPr>
              <w:t>AAQDNGLLTDVLAYK</w:t>
            </w:r>
          </w:p>
          <w:p w14:paraId="4FFB2C5B" w14:textId="77777777" w:rsidR="00014A2A" w:rsidRPr="004A045C" w:rsidRDefault="00B01EDB" w:rsidP="004A045C">
            <w:pPr>
              <w:pStyle w:val="Normal1"/>
              <w:spacing w:line="240" w:lineRule="auto"/>
              <w:jc w:val="center"/>
              <w:rPr>
                <w:sz w:val="18"/>
                <w:szCs w:val="18"/>
              </w:rPr>
            </w:pPr>
            <w:r w:rsidRPr="004A045C">
              <w:rPr>
                <w:sz w:val="18"/>
                <w:szCs w:val="18"/>
              </w:rPr>
              <w:t>ALELGLKPK</w:t>
            </w:r>
          </w:p>
          <w:p w14:paraId="71E16DA8" w14:textId="77777777" w:rsidR="00014A2A" w:rsidRPr="004A045C" w:rsidRDefault="00B01EDB" w:rsidP="004A045C">
            <w:pPr>
              <w:pStyle w:val="Normal1"/>
              <w:spacing w:line="240" w:lineRule="auto"/>
              <w:jc w:val="center"/>
              <w:rPr>
                <w:sz w:val="18"/>
                <w:szCs w:val="18"/>
              </w:rPr>
            </w:pPr>
            <w:r w:rsidRPr="004A045C">
              <w:rPr>
                <w:sz w:val="18"/>
                <w:szCs w:val="18"/>
              </w:rPr>
              <w:t>FNLWGGSLSLGHPFGATGVR</w:t>
            </w:r>
          </w:p>
        </w:tc>
      </w:tr>
      <w:tr w:rsidR="00014A2A" w:rsidRPr="004A045C" w14:paraId="2EC77A62"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A763BDC" w14:textId="77777777" w:rsidR="00014A2A" w:rsidRPr="004A045C" w:rsidRDefault="00B01EDB" w:rsidP="004A045C">
            <w:pPr>
              <w:pStyle w:val="Normal1"/>
              <w:spacing w:line="240" w:lineRule="auto"/>
              <w:jc w:val="center"/>
              <w:rPr>
                <w:sz w:val="18"/>
                <w:szCs w:val="18"/>
              </w:rPr>
            </w:pPr>
            <w:r w:rsidRPr="004A045C">
              <w:rPr>
                <w:sz w:val="18"/>
                <w:szCs w:val="18"/>
              </w:rPr>
              <w:t>cytochrome P450</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4E349C1" w14:textId="77777777" w:rsidR="00014A2A" w:rsidRPr="004A045C" w:rsidRDefault="00B01EDB" w:rsidP="004A045C">
            <w:pPr>
              <w:pStyle w:val="Normal1"/>
              <w:spacing w:line="240" w:lineRule="auto"/>
              <w:jc w:val="center"/>
              <w:rPr>
                <w:sz w:val="18"/>
                <w:szCs w:val="18"/>
              </w:rPr>
            </w:pPr>
            <w:r w:rsidRPr="004A045C">
              <w:rPr>
                <w:sz w:val="18"/>
                <w:szCs w:val="18"/>
              </w:rPr>
              <w:t>P00185</w:t>
            </w:r>
          </w:p>
          <w:p w14:paraId="0E913AFF" w14:textId="77777777" w:rsidR="00014A2A" w:rsidRPr="004A045C" w:rsidRDefault="00B01EDB" w:rsidP="004A045C">
            <w:pPr>
              <w:pStyle w:val="Normal1"/>
              <w:spacing w:line="240" w:lineRule="auto"/>
              <w:jc w:val="center"/>
              <w:rPr>
                <w:sz w:val="18"/>
                <w:szCs w:val="18"/>
              </w:rPr>
            </w:pPr>
            <w:r w:rsidRPr="004A045C">
              <w:rPr>
                <w:sz w:val="18"/>
                <w:szCs w:val="18"/>
              </w:rPr>
              <w:t>(7e-39)</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490FFDB" w14:textId="77777777" w:rsidR="00014A2A" w:rsidRPr="004A045C" w:rsidRDefault="00B01EDB" w:rsidP="004A045C">
            <w:pPr>
              <w:pStyle w:val="Normal1"/>
              <w:spacing w:line="240" w:lineRule="auto"/>
              <w:jc w:val="center"/>
              <w:rPr>
                <w:sz w:val="18"/>
                <w:szCs w:val="18"/>
              </w:rPr>
            </w:pPr>
            <w:r w:rsidRPr="004A045C">
              <w:rPr>
                <w:sz w:val="18"/>
                <w:szCs w:val="18"/>
              </w:rPr>
              <w:t>IITRPFNVNGLLAYDSR</w:t>
            </w:r>
          </w:p>
          <w:p w14:paraId="79B46FBD" w14:textId="77777777" w:rsidR="00014A2A" w:rsidRPr="004A045C" w:rsidRDefault="00B01EDB" w:rsidP="004A045C">
            <w:pPr>
              <w:pStyle w:val="Normal1"/>
              <w:spacing w:line="240" w:lineRule="auto"/>
              <w:jc w:val="center"/>
              <w:rPr>
                <w:sz w:val="18"/>
                <w:szCs w:val="18"/>
              </w:rPr>
            </w:pPr>
            <w:r w:rsidRPr="004A045C">
              <w:rPr>
                <w:sz w:val="18"/>
                <w:szCs w:val="18"/>
              </w:rPr>
              <w:t>WLDESGVFLPEEHPSR</w:t>
            </w:r>
          </w:p>
          <w:p w14:paraId="1A2F972E" w14:textId="77777777" w:rsidR="00014A2A" w:rsidRPr="004A045C" w:rsidRDefault="00B01EDB" w:rsidP="004A045C">
            <w:pPr>
              <w:pStyle w:val="Normal1"/>
              <w:spacing w:line="240" w:lineRule="auto"/>
              <w:jc w:val="center"/>
              <w:rPr>
                <w:sz w:val="18"/>
                <w:szCs w:val="18"/>
              </w:rPr>
            </w:pPr>
            <w:r w:rsidRPr="004A045C">
              <w:rPr>
                <w:sz w:val="18"/>
                <w:szCs w:val="18"/>
              </w:rPr>
              <w:t>QSLLPFGATGPR</w:t>
            </w:r>
          </w:p>
        </w:tc>
      </w:tr>
      <w:tr w:rsidR="00014A2A" w:rsidRPr="004A045C" w14:paraId="18FFB2DB"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5AEBDB2" w14:textId="77777777" w:rsidR="00014A2A" w:rsidRPr="004A045C" w:rsidRDefault="00B01EDB" w:rsidP="004A045C">
            <w:pPr>
              <w:pStyle w:val="Normal1"/>
              <w:spacing w:line="240" w:lineRule="auto"/>
              <w:jc w:val="center"/>
              <w:rPr>
                <w:sz w:val="18"/>
                <w:szCs w:val="18"/>
              </w:rPr>
            </w:pPr>
            <w:proofErr w:type="spellStart"/>
            <w:r w:rsidRPr="004A045C">
              <w:rPr>
                <w:sz w:val="18"/>
                <w:szCs w:val="18"/>
              </w:rPr>
              <w:t>arachidonate</w:t>
            </w:r>
            <w:proofErr w:type="spellEnd"/>
            <w:r w:rsidRPr="004A045C">
              <w:rPr>
                <w:sz w:val="18"/>
                <w:szCs w:val="18"/>
              </w:rPr>
              <w:t xml:space="preserve"> 5-lipoxygenase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BB02312" w14:textId="77777777" w:rsidR="00014A2A" w:rsidRPr="004A045C" w:rsidRDefault="00B01EDB" w:rsidP="004A045C">
            <w:pPr>
              <w:pStyle w:val="Normal1"/>
              <w:spacing w:line="240" w:lineRule="auto"/>
              <w:jc w:val="center"/>
              <w:rPr>
                <w:sz w:val="18"/>
                <w:szCs w:val="18"/>
              </w:rPr>
            </w:pPr>
            <w:r w:rsidRPr="004A045C">
              <w:rPr>
                <w:sz w:val="18"/>
                <w:szCs w:val="18"/>
              </w:rPr>
              <w:t>P09917</w:t>
            </w:r>
          </w:p>
          <w:p w14:paraId="7F3E0F00" w14:textId="77777777" w:rsidR="00014A2A" w:rsidRPr="004A045C" w:rsidRDefault="00B01EDB" w:rsidP="004A045C">
            <w:pPr>
              <w:pStyle w:val="Normal1"/>
              <w:spacing w:line="240" w:lineRule="auto"/>
              <w:jc w:val="center"/>
              <w:rPr>
                <w:sz w:val="18"/>
                <w:szCs w:val="18"/>
              </w:rPr>
            </w:pPr>
            <w:r w:rsidRPr="004A045C">
              <w:rPr>
                <w:sz w:val="18"/>
                <w:szCs w:val="18"/>
              </w:rPr>
              <w:t>(2e-94)</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D26C50" w14:textId="77777777" w:rsidR="00014A2A" w:rsidRPr="004A045C" w:rsidRDefault="00B01EDB" w:rsidP="004A045C">
            <w:pPr>
              <w:pStyle w:val="Normal1"/>
              <w:spacing w:line="240" w:lineRule="auto"/>
              <w:jc w:val="center"/>
              <w:rPr>
                <w:sz w:val="18"/>
                <w:szCs w:val="18"/>
              </w:rPr>
            </w:pPr>
            <w:r w:rsidRPr="004A045C">
              <w:rPr>
                <w:sz w:val="18"/>
                <w:szCs w:val="18"/>
              </w:rPr>
              <w:t>APGLPAQIK</w:t>
            </w:r>
          </w:p>
          <w:p w14:paraId="4591EF89" w14:textId="77777777" w:rsidR="00014A2A" w:rsidRPr="004A045C" w:rsidRDefault="00B01EDB" w:rsidP="004A045C">
            <w:pPr>
              <w:pStyle w:val="Normal1"/>
              <w:spacing w:line="240" w:lineRule="auto"/>
              <w:jc w:val="center"/>
              <w:rPr>
                <w:sz w:val="18"/>
                <w:szCs w:val="18"/>
              </w:rPr>
            </w:pPr>
            <w:r w:rsidRPr="004A045C">
              <w:rPr>
                <w:sz w:val="18"/>
                <w:szCs w:val="18"/>
              </w:rPr>
              <w:t>MDVEGTLPEDLK</w:t>
            </w:r>
          </w:p>
          <w:p w14:paraId="0A9F36A3" w14:textId="77777777" w:rsidR="00014A2A" w:rsidRPr="004A045C" w:rsidRDefault="00B01EDB" w:rsidP="004A045C">
            <w:pPr>
              <w:pStyle w:val="Normal1"/>
              <w:spacing w:line="240" w:lineRule="auto"/>
              <w:jc w:val="center"/>
              <w:rPr>
                <w:sz w:val="18"/>
                <w:szCs w:val="18"/>
              </w:rPr>
            </w:pPr>
            <w:r w:rsidRPr="004A045C">
              <w:rPr>
                <w:sz w:val="18"/>
                <w:szCs w:val="18"/>
              </w:rPr>
              <w:t>GLGLGGVPGQNGK</w:t>
            </w:r>
          </w:p>
        </w:tc>
      </w:tr>
    </w:tbl>
    <w:p w14:paraId="247D3268" w14:textId="77777777" w:rsidR="00014A2A" w:rsidRPr="004A045C" w:rsidRDefault="00B01EDB" w:rsidP="00261288">
      <w:pPr>
        <w:pStyle w:val="Normal1"/>
        <w:suppressLineNumbers/>
        <w:spacing w:before="80"/>
        <w:jc w:val="center"/>
        <w:rPr>
          <w:sz w:val="18"/>
          <w:szCs w:val="18"/>
        </w:rPr>
      </w:pPr>
      <w:r w:rsidRPr="004A045C">
        <w:rPr>
          <w:b/>
          <w:sz w:val="18"/>
          <w:szCs w:val="18"/>
        </w:rPr>
        <w:t xml:space="preserve">Table 2: </w:t>
      </w:r>
      <w:r w:rsidRPr="004A045C">
        <w:rPr>
          <w:sz w:val="18"/>
          <w:szCs w:val="18"/>
        </w:rPr>
        <w:t>SRM proteins targets selected based on biological function and detectability across DIA samples</w:t>
      </w:r>
    </w:p>
    <w:p w14:paraId="7203981E" w14:textId="77777777" w:rsidR="00014A2A" w:rsidRPr="004A045C" w:rsidRDefault="00014A2A" w:rsidP="00261288">
      <w:pPr>
        <w:pStyle w:val="Normal1"/>
        <w:suppressLineNumbers/>
        <w:rPr>
          <w:color w:val="666666"/>
          <w:sz w:val="24"/>
          <w:szCs w:val="24"/>
        </w:rPr>
      </w:pPr>
    </w:p>
    <w:p w14:paraId="0EEFBD06" w14:textId="77777777" w:rsidR="00014A2A" w:rsidRPr="004A045C" w:rsidRDefault="00B01EDB" w:rsidP="00B01EDB">
      <w:pPr>
        <w:pStyle w:val="Normal1"/>
      </w:pPr>
      <w:r w:rsidRPr="004A045C">
        <w:rPr>
          <w:color w:val="666666"/>
          <w:sz w:val="24"/>
          <w:szCs w:val="24"/>
        </w:rPr>
        <w:t xml:space="preserve">Data acquisition </w:t>
      </w:r>
    </w:p>
    <w:p w14:paraId="1E33480D" w14:textId="77777777" w:rsidR="00014A2A" w:rsidRPr="004A045C" w:rsidRDefault="00B01EDB" w:rsidP="00B01EDB">
      <w:pPr>
        <w:pStyle w:val="Normal1"/>
        <w:rPr>
          <w:color w:val="1155CC"/>
          <w:u w:val="single"/>
        </w:rPr>
      </w:pPr>
      <w:r w:rsidRPr="004A045C">
        <w:t>SRM samples were analyzed on a Vantage Triple-Stage Quadrupole Mass Spectrometer (</w:t>
      </w:r>
      <w:proofErr w:type="spellStart"/>
      <w:r w:rsidRPr="004A045C">
        <w:t>Thermo</w:t>
      </w:r>
      <w:proofErr w:type="spellEnd"/>
      <w:r w:rsidRPr="004A045C">
        <w:t xml:space="preserve"> Scientific, San Jose, CA, USA), and injected by a </w:t>
      </w:r>
      <w:proofErr w:type="spellStart"/>
      <w:r w:rsidRPr="004A045C">
        <w:t>nanoACQUITY</w:t>
      </w:r>
      <w:proofErr w:type="spellEnd"/>
      <w:r w:rsidRPr="004A045C">
        <w:t xml:space="preserve"> UPLC</w:t>
      </w:r>
      <w:r w:rsidRPr="004A045C">
        <w:rPr>
          <w:vertAlign w:val="superscript"/>
        </w:rPr>
        <w:t>®</w:t>
      </w:r>
      <w:r w:rsidRPr="004A045C">
        <w:t xml:space="preserve"> system (Waters, Milford, MA, USA) at random in two technical replicates. For each sample, 2 µl of protein + PRTC solution (1.0 µg of geoduck protein) was injected, trapped on a 3 cm pre-column and separated on a 30 cm analytical column using a chromatography gradient of 2-60% acetonitrile over 60 minutes. Columns were prepared as in DIA (above). Samples were injected in randomized groups of 5, followed by a Peptide Retention Time Calibration (PRTC) plus bovine serum albumin peptides (BSA) standard, then Final Solvent blank. Vantage MS sequence and method files are available in the</w:t>
      </w:r>
      <w:r w:rsidR="004A045C" w:rsidRPr="004A045C">
        <w:t xml:space="preserve"> project repository (GitHub). </w:t>
      </w:r>
    </w:p>
    <w:p w14:paraId="305FEF65" w14:textId="77777777" w:rsidR="004A045C" w:rsidRPr="004A045C" w:rsidRDefault="004A045C" w:rsidP="00B01EDB">
      <w:pPr>
        <w:pStyle w:val="Normal1"/>
      </w:pPr>
    </w:p>
    <w:p w14:paraId="6B6FB2E8" w14:textId="77777777" w:rsidR="00014A2A" w:rsidRPr="004A045C" w:rsidRDefault="00B01EDB" w:rsidP="00B01EDB">
      <w:pPr>
        <w:pStyle w:val="Normal1"/>
        <w:rPr>
          <w:color w:val="666666"/>
          <w:sz w:val="24"/>
          <w:szCs w:val="24"/>
        </w:rPr>
      </w:pPr>
      <w:r w:rsidRPr="004A045C">
        <w:rPr>
          <w:color w:val="666666"/>
          <w:sz w:val="24"/>
          <w:szCs w:val="24"/>
        </w:rPr>
        <w:t xml:space="preserve">Protein identification and quality assurance </w:t>
      </w:r>
    </w:p>
    <w:p w14:paraId="372F577B" w14:textId="77777777" w:rsidR="00014A2A" w:rsidRPr="004A045C" w:rsidRDefault="00B01EDB" w:rsidP="00B01EDB">
      <w:pPr>
        <w:pStyle w:val="Normal1"/>
      </w:pPr>
      <w:r w:rsidRPr="004A045C">
        <w:t xml:space="preserve">Peptides were identified and quantified via Skyline-daily version 3.7.1.11357 </w:t>
      </w:r>
      <w:hyperlink r:id="rId48">
        <w:r w:rsidRPr="004A045C">
          <w:rPr>
            <w:color w:val="000000"/>
          </w:rPr>
          <w:t>(MacLean et al. 2010)</w:t>
        </w:r>
      </w:hyperlink>
      <w:r w:rsidRPr="004A045C">
        <w:t>. Raw SRM files were imported into a Skyline-daily project along with the target protein transitions, and the spectral library (.</w:t>
      </w:r>
      <w:proofErr w:type="spellStart"/>
      <w:r w:rsidRPr="004A045C">
        <w:t>blib</w:t>
      </w:r>
      <w:proofErr w:type="spellEnd"/>
      <w:r w:rsidRPr="004A045C">
        <w:t xml:space="preserve"> file) created previously in the DIA Protein Identification step. SRM peptides were verified by regressing PRTC peptide retention time (RT) in SRM against retention time in DIA. A fitted model from PRTC peptides predicted RT of protein target peptides. Where necessary, peak selection and boundaries were manually adjusted for SRM peptide chromatograms, and actual RT were regressed against predict RT to confirm correct selection (</w:t>
      </w:r>
      <w:proofErr w:type="gramStart"/>
      <w:r w:rsidRPr="004A045C">
        <w:t>F(</w:t>
      </w:r>
      <w:proofErr w:type="gramEnd"/>
      <w:r w:rsidRPr="004A045C">
        <w:t xml:space="preserve">1,38): 5768, p-value: &lt; 2.2e-16, Adjusted R-squared: 0.9933) (Supplemental Figure 5). Transition peak area, defined henceforth as abundance, was exported from Skyline for further analysis in R </w:t>
      </w:r>
      <w:hyperlink r:id="rId49">
        <w:r w:rsidRPr="004A045C">
          <w:rPr>
            <w:color w:val="000000"/>
          </w:rPr>
          <w:t>(R Core Team 2016)</w:t>
        </w:r>
      </w:hyperlink>
      <w:r w:rsidRPr="004A045C">
        <w:t>. Abundance results from the separate serial dilution samples were used to remove peptides that did not adhere to the dilution curve. Briefly, dilution abundances (exported from Skyline) for each transition were normalized by the most dilute sample abundance, then regressed against predicted ratios. Peptides with slope coefficient 0.2&lt;x&lt;1.5 and adjusted R</w:t>
      </w:r>
      <w:r w:rsidRPr="004A045C">
        <w:rPr>
          <w:vertAlign w:val="superscript"/>
        </w:rPr>
        <w:t xml:space="preserve">2 </w:t>
      </w:r>
      <w:r w:rsidRPr="004A045C">
        <w:t xml:space="preserve">&gt;0.7 were included in analysis. Ten of the 39 peptides were discarded from the dataset based on dilution standards results (Supplemental Figure 6). To </w:t>
      </w:r>
      <w:r w:rsidRPr="004A045C">
        <w:lastRenderedPageBreak/>
        <w:t>determine and remove disparate technical replicates, NMDS analysis was performed as described above. Technical replicates with ordination distance &gt;0.2 were removed, and only samples with two technical replicates were preserved for analysis (Supplemental Figure 7). Thirteen technical replicates from different samples and all replicates from three sample were discarded, for 84% technical replicate and 94% biological replicate retention. Within samples, transitions with coefficients of variation (CV) &gt; 40% between technical replicates were also discarded (2% of all transitions across 21 samples). In final dataset for differential analysis, 10 proteins, 26 peptides, and 77 transitions were retained. Mean transition abundance was calculated for replicates, with zero in the place of n/a values, which Skyline generates for replicates without peaks. Transition abundances within each peptide were summed for a total peptide abundance before analyzing for differential abundance.</w:t>
      </w:r>
    </w:p>
    <w:p w14:paraId="2E3BE46C" w14:textId="77777777" w:rsidR="004A045C" w:rsidRPr="004A045C" w:rsidRDefault="004A045C" w:rsidP="00B01EDB">
      <w:pPr>
        <w:pStyle w:val="Normal1"/>
      </w:pPr>
    </w:p>
    <w:p w14:paraId="4AB6DBCD" w14:textId="77777777" w:rsidR="00014A2A" w:rsidRPr="004A045C" w:rsidRDefault="00B01EDB" w:rsidP="00B01EDB">
      <w:pPr>
        <w:pStyle w:val="Normal1"/>
        <w:rPr>
          <w:color w:val="666666"/>
          <w:sz w:val="24"/>
          <w:szCs w:val="24"/>
        </w:rPr>
      </w:pPr>
      <w:r w:rsidRPr="004A045C">
        <w:rPr>
          <w:b/>
        </w:rPr>
        <w:t>Differential protein analysis</w:t>
      </w:r>
    </w:p>
    <w:p w14:paraId="641B15C5" w14:textId="77777777" w:rsidR="00014A2A" w:rsidRPr="004A045C" w:rsidRDefault="00B01EDB" w:rsidP="00B01EDB">
      <w:pPr>
        <w:pStyle w:val="Normal1"/>
      </w:pPr>
      <w:r w:rsidRPr="004A045C">
        <w:t xml:space="preserve">After data quality screening, peptide abundance was analyzed for differences between locations and habitats. NMDS plots visualized patterns in peptide abundances by bay and habitat as described above. Global peptide abundance was compared between bay and habitats using two-way ANOVA on log-transformed abundances. For protein-specific comparisons, peptide abundances were grouped by protein, box-cox transformed </w:t>
      </w:r>
      <w:hyperlink r:id="rId50">
        <w:r w:rsidRPr="004A045C">
          <w:rPr>
            <w:color w:val="000000"/>
          </w:rPr>
          <w:t>(Box and Cox 1964)</w:t>
        </w:r>
      </w:hyperlink>
      <w:r w:rsidRPr="004A045C">
        <w:t xml:space="preserve"> and normality confirmed via </w:t>
      </w:r>
      <w:proofErr w:type="spellStart"/>
      <w:r w:rsidRPr="004A045C">
        <w:t>qqplot</w:t>
      </w:r>
      <w:proofErr w:type="spellEnd"/>
      <w:r w:rsidRPr="004A045C">
        <w:t xml:space="preserve"> </w:t>
      </w:r>
      <w:hyperlink r:id="rId51">
        <w:r w:rsidRPr="004A045C">
          <w:rPr>
            <w:color w:val="000000"/>
          </w:rPr>
          <w:t>(Wickham 2017)</w:t>
        </w:r>
      </w:hyperlink>
      <w:r w:rsidRPr="004A045C">
        <w:t>. Two-way ANOVA tested abundances for each protein between eelgrass and unvegetated habitats within and between bays. Pairwise comparisons for differentially abundant proteins were tested with the t-statistic. Peptides</w:t>
      </w:r>
      <w:r w:rsidRPr="004A045C">
        <w:rPr>
          <w:rFonts w:eastAsia="Arial Unicode MS"/>
        </w:rPr>
        <w:t xml:space="preserve"> within proteins were regressed against each other to confirm stable abundance patterns. For all statistical analyses, significance was defined as alpha ≤ 0.05, corrected for multiple comparisons using the Bonferroni correction. </w:t>
      </w:r>
    </w:p>
    <w:p w14:paraId="7E1F1FA6" w14:textId="77777777" w:rsidR="00014A2A" w:rsidRPr="004A045C" w:rsidRDefault="00014A2A" w:rsidP="00B01EDB">
      <w:pPr>
        <w:pStyle w:val="Normal1"/>
      </w:pPr>
    </w:p>
    <w:p w14:paraId="0B0E1187" w14:textId="77777777" w:rsidR="00014A2A" w:rsidRPr="004A045C" w:rsidRDefault="00B01EDB" w:rsidP="00B01EDB">
      <w:pPr>
        <w:pStyle w:val="Normal1"/>
        <w:rPr>
          <w:b/>
        </w:rPr>
      </w:pPr>
      <w:r w:rsidRPr="004A045C">
        <w:rPr>
          <w:b/>
        </w:rPr>
        <w:t>Correlative analysis</w:t>
      </w:r>
    </w:p>
    <w:p w14:paraId="35C32303" w14:textId="77777777" w:rsidR="00014A2A" w:rsidRPr="004A045C" w:rsidRDefault="00B01EDB" w:rsidP="00B01EDB">
      <w:pPr>
        <w:pStyle w:val="Normal1"/>
      </w:pPr>
      <w:r w:rsidRPr="004A045C">
        <w:t xml:space="preserve">To understand how environmental and biometric parameters covaried, Pearson's product-moment correlation and scatter plots were assessed between protein abundances, growth, and environmental summary statistics (mean and variance). Each protein was assessed independently. Due to salinity probe malfunction, salinity data were not included in correlation tests. </w:t>
      </w:r>
    </w:p>
    <w:p w14:paraId="1A23020F" w14:textId="77777777" w:rsidR="00014A2A" w:rsidRPr="004A045C" w:rsidRDefault="00014A2A" w:rsidP="00B01EDB">
      <w:pPr>
        <w:pStyle w:val="Normal1"/>
      </w:pPr>
    </w:p>
    <w:p w14:paraId="4C12B65E" w14:textId="77777777" w:rsidR="00014A2A" w:rsidRPr="004A045C" w:rsidRDefault="00B01EDB" w:rsidP="00B01EDB">
      <w:pPr>
        <w:pStyle w:val="Normal1"/>
        <w:rPr>
          <w:b/>
        </w:rPr>
      </w:pPr>
      <w:r w:rsidRPr="004A045C">
        <w:t xml:space="preserve">All analyses were performed in </w:t>
      </w:r>
      <w:proofErr w:type="spellStart"/>
      <w:r w:rsidRPr="004A045C">
        <w:t>RStudio</w:t>
      </w:r>
      <w:proofErr w:type="spellEnd"/>
      <w:r w:rsidRPr="004A045C">
        <w:t xml:space="preserve"> version 1.1.383 </w:t>
      </w:r>
      <w:hyperlink r:id="rId52">
        <w:r w:rsidRPr="004A045C">
          <w:rPr>
            <w:color w:val="000000"/>
          </w:rPr>
          <w:t>(R Core Team 2016)</w:t>
        </w:r>
      </w:hyperlink>
      <w:r w:rsidRPr="004A045C">
        <w:t>.</w:t>
      </w:r>
      <w:r w:rsidRPr="004A045C">
        <w:rPr>
          <w:b/>
        </w:rPr>
        <w:t xml:space="preserve"> </w:t>
      </w:r>
      <w:r w:rsidRPr="004A045C">
        <w:t>Dat</w:t>
      </w:r>
      <w:r w:rsidR="004A045C" w:rsidRPr="004A045C">
        <w:t>a and R scripts are available in the project repository,</w:t>
      </w:r>
      <w:r w:rsidRPr="004A045C">
        <w:t xml:space="preserve"> </w:t>
      </w:r>
      <w:r w:rsidR="0095479A">
        <w:t xml:space="preserve">currently located at </w:t>
      </w:r>
      <w:r w:rsidRPr="004A045C">
        <w:t>github.com/</w:t>
      </w:r>
      <w:proofErr w:type="spellStart"/>
      <w:r w:rsidRPr="004A045C">
        <w:t>RobertsLab</w:t>
      </w:r>
      <w:proofErr w:type="spellEnd"/>
      <w:r w:rsidRPr="004A045C">
        <w:t>/Paper-geoduck-eelgrass-OA, and Skyline project files</w:t>
      </w:r>
      <w:r w:rsidR="0095479A">
        <w:t xml:space="preserve"> are</w:t>
      </w:r>
      <w:r w:rsidRPr="004A045C">
        <w:t xml:space="preserve"> published to panoramaweb.org. </w:t>
      </w:r>
    </w:p>
    <w:p w14:paraId="04EB017A" w14:textId="77777777" w:rsidR="00014A2A" w:rsidRPr="004A045C" w:rsidRDefault="00B01EDB" w:rsidP="00B01EDB">
      <w:pPr>
        <w:pStyle w:val="Heading2"/>
        <w:keepNext w:val="0"/>
        <w:keepLines w:val="0"/>
        <w:spacing w:before="480"/>
        <w:rPr>
          <w:b/>
        </w:rPr>
      </w:pPr>
      <w:bookmarkStart w:id="377" w:name="_iq6zocf2cwsx" w:colFirst="0" w:colLast="0"/>
      <w:bookmarkEnd w:id="377"/>
      <w:r w:rsidRPr="004A045C">
        <w:rPr>
          <w:b/>
        </w:rPr>
        <w:t>Results</w:t>
      </w:r>
    </w:p>
    <w:p w14:paraId="46A46A2E" w14:textId="77777777" w:rsidR="00014A2A" w:rsidRPr="004A045C" w:rsidRDefault="00B01EDB" w:rsidP="00B01EDB">
      <w:pPr>
        <w:pStyle w:val="Normal1"/>
        <w:rPr>
          <w:color w:val="666666"/>
          <w:sz w:val="24"/>
          <w:szCs w:val="24"/>
        </w:rPr>
      </w:pPr>
      <w:r w:rsidRPr="004A045C">
        <w:rPr>
          <w:color w:val="666666"/>
          <w:sz w:val="24"/>
          <w:szCs w:val="24"/>
        </w:rPr>
        <w:t>Environmental &amp; Growth Data</w:t>
      </w:r>
    </w:p>
    <w:p w14:paraId="2C8A3DC7" w14:textId="240A27DF" w:rsidR="00014A2A" w:rsidRPr="004A045C" w:rsidRDefault="00B01EDB" w:rsidP="00B01EDB">
      <w:pPr>
        <w:pStyle w:val="Normal1"/>
      </w:pPr>
      <w:r w:rsidRPr="004A045C">
        <w:t>Mean pH differed significantly between habitats across all bays (</w:t>
      </w:r>
      <w:proofErr w:type="gramStart"/>
      <w:r w:rsidRPr="004A045C">
        <w:t>F(</w:t>
      </w:r>
      <w:proofErr w:type="gramEnd"/>
      <w:r w:rsidRPr="004A045C">
        <w:t>1,</w:t>
      </w:r>
      <w:r w:rsidR="0070385E">
        <w:t>206</w:t>
      </w:r>
      <w:r w:rsidRPr="004A045C">
        <w:t>)=</w:t>
      </w:r>
      <w:r w:rsidR="00B24C70">
        <w:t>180.0</w:t>
      </w:r>
      <w:r w:rsidRPr="004A045C">
        <w:t>, p=1.</w:t>
      </w:r>
      <w:r w:rsidR="00B24C70">
        <w:t>1</w:t>
      </w:r>
      <w:r w:rsidRPr="004A045C">
        <w:t>e-</w:t>
      </w:r>
      <w:r w:rsidR="00B24C70">
        <w:t>28</w:t>
      </w:r>
      <w:r w:rsidRPr="004A045C">
        <w:t>) (Figure 2). During the deployment pH was recorded from 6.71 to 8.34, with mean pH 7.86±0.15 in eelgrass, and 7.51±0.25 in unvegetated habitats. Variability in pH was significantly different between bays (</w:t>
      </w:r>
      <w:proofErr w:type="gramStart"/>
      <w:r w:rsidRPr="004A045C">
        <w:t>F(</w:t>
      </w:r>
      <w:proofErr w:type="gramEnd"/>
      <w:r w:rsidRPr="004A045C">
        <w:t>3,</w:t>
      </w:r>
      <w:r w:rsidR="00B24C70">
        <w:t>206</w:t>
      </w:r>
      <w:r w:rsidRPr="004A045C">
        <w:t>=</w:t>
      </w:r>
      <w:r w:rsidR="00B24C70">
        <w:t>43.8</w:t>
      </w:r>
      <w:r w:rsidRPr="004A045C">
        <w:t>, p=</w:t>
      </w:r>
      <w:r w:rsidR="00B24C70">
        <w:t>1.0</w:t>
      </w:r>
      <w:r w:rsidRPr="004A045C">
        <w:t>e-2</w:t>
      </w:r>
      <w:r w:rsidR="00B24C70">
        <w:t>0</w:t>
      </w:r>
      <w:r w:rsidRPr="004A045C">
        <w:t xml:space="preserve">), but variability did not differ between habitats. On average across all locations, pH fluctuated daily by 0.46±0.23 pH units. Considerable </w:t>
      </w:r>
      <w:r w:rsidRPr="004A045C">
        <w:lastRenderedPageBreak/>
        <w:t>heterogeneity between bays was observed in the other environmental parameters. Mean temperature was significantly different between all bays (</w:t>
      </w:r>
      <w:proofErr w:type="gramStart"/>
      <w:r w:rsidRPr="004A045C">
        <w:t>F(</w:t>
      </w:r>
      <w:proofErr w:type="gramEnd"/>
      <w:r w:rsidRPr="004A045C">
        <w:t>3,</w:t>
      </w:r>
      <w:r w:rsidR="00B24C70">
        <w:t>236</w:t>
      </w:r>
      <w:r w:rsidRPr="004A045C">
        <w:t>) =</w:t>
      </w:r>
      <w:r w:rsidR="00B24C70">
        <w:t>129</w:t>
      </w:r>
      <w:r w:rsidRPr="004A045C">
        <w:t>.</w:t>
      </w:r>
      <w:r w:rsidR="00B24C70">
        <w:t>4</w:t>
      </w:r>
      <w:r w:rsidRPr="004A045C">
        <w:t>, p=</w:t>
      </w:r>
      <w:r w:rsidR="00B24C70">
        <w:t>2.2</w:t>
      </w:r>
      <w:r w:rsidRPr="004A045C">
        <w:t>e-</w:t>
      </w:r>
      <w:r w:rsidR="00B24C70">
        <w:t>48</w:t>
      </w:r>
      <w:r w:rsidRPr="004A045C">
        <w:t xml:space="preserve">), and temperature decreased with latitude (coldest in </w:t>
      </w:r>
      <w:proofErr w:type="spellStart"/>
      <w:r w:rsidRPr="004A045C">
        <w:t>Fidalgo</w:t>
      </w:r>
      <w:proofErr w:type="spellEnd"/>
      <w:r w:rsidRPr="004A045C">
        <w:t xml:space="preserve"> Bay, warmest in Willapa bay). Temperature did not differ between habitats within bays (Supplemental Figure 1). Dissolved oxygen (DO) varied between bays in both daily standard deviation (</w:t>
      </w:r>
      <w:proofErr w:type="gramStart"/>
      <w:r w:rsidRPr="004A045C">
        <w:t>F(</w:t>
      </w:r>
      <w:proofErr w:type="gramEnd"/>
      <w:r w:rsidRPr="004A045C">
        <w:t>3,</w:t>
      </w:r>
      <w:r w:rsidR="00B24C70">
        <w:t>210</w:t>
      </w:r>
      <w:r w:rsidRPr="004A045C">
        <w:t>)=</w:t>
      </w:r>
      <w:r w:rsidR="00B24C70">
        <w:t>132.8</w:t>
      </w:r>
      <w:r w:rsidRPr="004A045C">
        <w:t>, p=</w:t>
      </w:r>
      <w:r w:rsidR="00B24C70">
        <w:t>4.6</w:t>
      </w:r>
      <w:r w:rsidRPr="004A045C">
        <w:t>e-</w:t>
      </w:r>
      <w:r w:rsidR="00B24C70">
        <w:t>47</w:t>
      </w:r>
      <w:r w:rsidRPr="004A045C">
        <w:t>) and mean (F(3,</w:t>
      </w:r>
      <w:r w:rsidR="00B24C70">
        <w:t>210</w:t>
      </w:r>
      <w:r w:rsidRPr="004A045C">
        <w:t>)=</w:t>
      </w:r>
      <w:r w:rsidR="00B24C70">
        <w:t>56.7</w:t>
      </w:r>
      <w:r w:rsidRPr="004A045C">
        <w:t>, p=</w:t>
      </w:r>
      <w:r w:rsidR="00B24C70">
        <w:t>1</w:t>
      </w:r>
      <w:r w:rsidRPr="004A045C">
        <w:t>.1e-</w:t>
      </w:r>
      <w:r w:rsidR="00B24C70">
        <w:t>2</w:t>
      </w:r>
      <w:r w:rsidRPr="004A045C">
        <w:t>5). DO variability was substantially higher in the two northern bays (SD was 5.6 and 3.9 mg/L in FB, PGB), as compared to the southern bays (2.5 and 1.4mg/L in CI, WB), but variability did not differ between habitats (Supplemental Figure 2). Mean salinity differed by bay (</w:t>
      </w:r>
      <w:proofErr w:type="gramStart"/>
      <w:r w:rsidRPr="004A045C">
        <w:t>F(</w:t>
      </w:r>
      <w:proofErr w:type="gramEnd"/>
      <w:r w:rsidRPr="004A045C">
        <w:t>3,</w:t>
      </w:r>
      <w:r w:rsidR="00B24C70">
        <w:t>136</w:t>
      </w:r>
      <w:r w:rsidRPr="004A045C">
        <w:t>)=</w:t>
      </w:r>
      <w:r w:rsidR="00B24C70">
        <w:t>254.3</w:t>
      </w:r>
      <w:r w:rsidRPr="004A045C">
        <w:t>, p=</w:t>
      </w:r>
      <w:r w:rsidR="00B24C70">
        <w:t>2.3</w:t>
      </w:r>
      <w:r w:rsidRPr="004A045C">
        <w:t>e-</w:t>
      </w:r>
      <w:r w:rsidR="00B24C70">
        <w:t>54</w:t>
      </w:r>
      <w:r w:rsidRPr="004A045C">
        <w:t xml:space="preserve">), with the largest differences between </w:t>
      </w:r>
      <w:proofErr w:type="spellStart"/>
      <w:r w:rsidRPr="004A045C">
        <w:t>Fidalgo</w:t>
      </w:r>
      <w:proofErr w:type="spellEnd"/>
      <w:r w:rsidRPr="004A045C">
        <w:t xml:space="preserve"> Bay (mean 29.9 ppt) and the other three bays (mean 23.4-27.0 ppt) (Supplemental Figure 3). Growth significantly differed between northern and southern bays (</w:t>
      </w:r>
      <w:proofErr w:type="gramStart"/>
      <w:r w:rsidRPr="004A045C">
        <w:t>F(</w:t>
      </w:r>
      <w:proofErr w:type="gramEnd"/>
      <w:r w:rsidRPr="004A045C">
        <w:t xml:space="preserve">1,97)=54.8, P=4.9-11), but not between habitats either within or across all bays. Geoduck in </w:t>
      </w:r>
      <w:proofErr w:type="spellStart"/>
      <w:r w:rsidRPr="004A045C">
        <w:t>Fidalgo</w:t>
      </w:r>
      <w:proofErr w:type="spellEnd"/>
      <w:r w:rsidRPr="004A045C">
        <w:t xml:space="preserve"> Bay and Port Gamble Bay grew larger compared to Willapa Bay, and Case Inlet (Figure 3). </w:t>
      </w:r>
      <w:commentRangeStart w:id="378"/>
      <w:r w:rsidRPr="004A045C">
        <w:t>Survival did not differ among locations</w:t>
      </w:r>
      <w:commentRangeEnd w:id="378"/>
      <w:r w:rsidR="00162960">
        <w:rPr>
          <w:rStyle w:val="CommentReference"/>
        </w:rPr>
        <w:commentReference w:id="378"/>
      </w:r>
      <w:ins w:id="379" w:author="Laura H Spencer" w:date="2018-12-10T23:01:00Z">
        <w:r w:rsidR="00DA4762">
          <w:t xml:space="preserve"> (Supplemental Table 1)</w:t>
        </w:r>
      </w:ins>
      <w:r w:rsidRPr="004A045C">
        <w:t>.</w:t>
      </w:r>
    </w:p>
    <w:tbl>
      <w:tblPr>
        <w:tblStyle w:val="a1"/>
        <w:tblW w:w="8790" w:type="dxa"/>
        <w:tblInd w:w="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0"/>
      </w:tblGrid>
      <w:tr w:rsidR="00014A2A" w:rsidRPr="004A045C" w14:paraId="0D7E0EDB" w14:textId="77777777">
        <w:trPr>
          <w:trHeight w:val="24800"/>
        </w:trPr>
        <w:tc>
          <w:tcPr>
            <w:tcW w:w="87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70D7AE" w14:textId="77777777" w:rsidR="00014A2A" w:rsidRPr="004A045C" w:rsidRDefault="00B01EDB" w:rsidP="00B01EDB">
            <w:pPr>
              <w:pStyle w:val="Normal1"/>
              <w:widowControl w:val="0"/>
              <w:jc w:val="center"/>
              <w:rPr>
                <w:b/>
                <w:sz w:val="18"/>
                <w:szCs w:val="18"/>
              </w:rPr>
            </w:pPr>
            <w:r w:rsidRPr="004A045C">
              <w:rPr>
                <w:b/>
                <w:noProof/>
                <w:sz w:val="18"/>
                <w:szCs w:val="18"/>
                <w:lang w:val="en-US"/>
              </w:rPr>
              <w:lastRenderedPageBreak/>
              <w:drawing>
                <wp:inline distT="114300" distB="114300" distL="114300" distR="114300" wp14:anchorId="01E806C7" wp14:editId="3D58B5A4">
                  <wp:extent cx="3741199" cy="74914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741199" cy="7491413"/>
                          </a:xfrm>
                          <a:prstGeom prst="rect">
                            <a:avLst/>
                          </a:prstGeom>
                          <a:ln/>
                        </pic:spPr>
                      </pic:pic>
                    </a:graphicData>
                  </a:graphic>
                </wp:inline>
              </w:drawing>
            </w:r>
          </w:p>
          <w:p w14:paraId="5A0F06A0" w14:textId="77777777" w:rsidR="00014A2A" w:rsidRPr="0095479A" w:rsidRDefault="00B01EDB" w:rsidP="00B01EDB">
            <w:pPr>
              <w:pStyle w:val="Normal1"/>
              <w:widowControl w:val="0"/>
              <w:rPr>
                <w:b/>
                <w:sz w:val="18"/>
                <w:szCs w:val="18"/>
              </w:rPr>
            </w:pPr>
            <w:r w:rsidRPr="004A045C">
              <w:rPr>
                <w:b/>
                <w:sz w:val="18"/>
                <w:szCs w:val="18"/>
              </w:rPr>
              <w:t>Figure 2</w:t>
            </w:r>
            <w:r w:rsidRPr="004A045C">
              <w:rPr>
                <w:sz w:val="18"/>
                <w:szCs w:val="18"/>
              </w:rPr>
              <w:t xml:space="preserve">: Daily mean pH in eelgrass (dashed lines) and unvegetated (solid lines) across bays during geoduck deployment. Gray ribbons denote daily standard deviation. Data from Port Gamble bay eelgrass are not included due to probe failure. </w:t>
            </w:r>
          </w:p>
        </w:tc>
      </w:tr>
    </w:tbl>
    <w:p w14:paraId="380C9C29" w14:textId="77777777" w:rsidR="00014A2A" w:rsidRPr="004A045C" w:rsidRDefault="00B01EDB" w:rsidP="00261288">
      <w:pPr>
        <w:pStyle w:val="Normal1"/>
        <w:suppressLineNumbers/>
        <w:jc w:val="center"/>
        <w:rPr>
          <w:i/>
        </w:rPr>
      </w:pPr>
      <w:r w:rsidRPr="004A045C">
        <w:rPr>
          <w:i/>
        </w:rPr>
        <w:lastRenderedPageBreak/>
        <w:t xml:space="preserve"> </w:t>
      </w:r>
      <w:r w:rsidRPr="004A045C">
        <w:rPr>
          <w:i/>
          <w:noProof/>
          <w:lang w:val="en-US"/>
        </w:rPr>
        <w:drawing>
          <wp:inline distT="114300" distB="114300" distL="114300" distR="114300" wp14:anchorId="0F3D3B03" wp14:editId="3B0D91D2">
            <wp:extent cx="3405188" cy="3405188"/>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405188" cy="3405188"/>
                    </a:xfrm>
                    <a:prstGeom prst="rect">
                      <a:avLst/>
                    </a:prstGeom>
                    <a:ln/>
                  </pic:spPr>
                </pic:pic>
              </a:graphicData>
            </a:graphic>
          </wp:inline>
        </w:drawing>
      </w:r>
    </w:p>
    <w:tbl>
      <w:tblPr>
        <w:tblStyle w:val="a2"/>
        <w:tblW w:w="8790" w:type="dxa"/>
        <w:tblInd w:w="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0"/>
      </w:tblGrid>
      <w:tr w:rsidR="00014A2A" w:rsidRPr="004A045C" w14:paraId="7507204C" w14:textId="77777777">
        <w:trPr>
          <w:trHeight w:val="160"/>
        </w:trPr>
        <w:tc>
          <w:tcPr>
            <w:tcW w:w="87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CF9800" w14:textId="2A426752" w:rsidR="00014A2A" w:rsidRPr="004A045C" w:rsidRDefault="00B01EDB" w:rsidP="00261288">
            <w:pPr>
              <w:pStyle w:val="Normal1"/>
              <w:widowControl w:val="0"/>
              <w:suppressLineNumbers/>
              <w:rPr>
                <w:sz w:val="18"/>
                <w:szCs w:val="18"/>
              </w:rPr>
            </w:pPr>
            <w:commentRangeStart w:id="380"/>
            <w:r w:rsidRPr="004A045C">
              <w:rPr>
                <w:b/>
                <w:sz w:val="18"/>
                <w:szCs w:val="18"/>
              </w:rPr>
              <w:t xml:space="preserve">Figure </w:t>
            </w:r>
            <w:commentRangeEnd w:id="380"/>
            <w:r w:rsidR="00162960">
              <w:rPr>
                <w:rStyle w:val="CommentReference"/>
              </w:rPr>
              <w:commentReference w:id="380"/>
            </w:r>
            <w:r w:rsidRPr="004A045C">
              <w:rPr>
                <w:b/>
                <w:sz w:val="18"/>
                <w:szCs w:val="18"/>
              </w:rPr>
              <w:t>3:</w:t>
            </w:r>
            <w:r w:rsidRPr="004A045C">
              <w:rPr>
                <w:sz w:val="18"/>
                <w:szCs w:val="18"/>
              </w:rPr>
              <w:t xml:space="preserve"> Geoduck shell growth after 30 days across Willapa Bay (WB), Case Inlet (CI), Port Gamble Bay (PG), and </w:t>
            </w:r>
            <w:proofErr w:type="spellStart"/>
            <w:r w:rsidRPr="004A045C">
              <w:rPr>
                <w:sz w:val="18"/>
                <w:szCs w:val="18"/>
              </w:rPr>
              <w:t>Fidalgo</w:t>
            </w:r>
            <w:proofErr w:type="spellEnd"/>
            <w:r w:rsidRPr="004A045C">
              <w:rPr>
                <w:sz w:val="18"/>
                <w:szCs w:val="18"/>
              </w:rPr>
              <w:t xml:space="preserve"> Bay (FB), where -U and -E represent unvegetated (filled boxes) and eelgrass habitats (empty boxes), respectively. Growth is relative to the mean initial shell length within deployment groups (n=5 per group, 3 groups per location).</w:t>
            </w:r>
            <w:ins w:id="381" w:author="Laura H Spencer" w:date="2018-12-12T13:54:00Z">
              <w:r w:rsidR="00735ADA">
                <w:rPr>
                  <w:sz w:val="18"/>
                  <w:szCs w:val="18"/>
                </w:rPr>
                <w:t xml:space="preserve"> Boxes contain all biological replicates lying within the interquartile range (IQR), with m</w:t>
              </w:r>
              <w:r w:rsidR="00735ADA" w:rsidRPr="00DA4762">
                <w:rPr>
                  <w:sz w:val="18"/>
                  <w:szCs w:val="18"/>
                </w:rPr>
                <w:t xml:space="preserve">edian </w:t>
              </w:r>
              <w:r w:rsidR="00735ADA">
                <w:rPr>
                  <w:sz w:val="18"/>
                  <w:szCs w:val="18"/>
                </w:rPr>
                <w:t xml:space="preserve">growth </w:t>
              </w:r>
              <w:r w:rsidR="00735ADA" w:rsidRPr="00DA4762">
                <w:rPr>
                  <w:sz w:val="18"/>
                  <w:szCs w:val="18"/>
                </w:rPr>
                <w:t>indicated by line in middle of bo</w:t>
              </w:r>
              <w:r w:rsidR="00735ADA">
                <w:rPr>
                  <w:sz w:val="18"/>
                  <w:szCs w:val="18"/>
                </w:rPr>
                <w:t>xes. Whiskers extend to the largest value no greater than 1.5*IQR, and d</w:t>
              </w:r>
              <w:r w:rsidR="00735ADA" w:rsidRPr="00DA4762">
                <w:rPr>
                  <w:sz w:val="18"/>
                  <w:szCs w:val="18"/>
                </w:rPr>
                <w:t xml:space="preserve">ots indicate </w:t>
              </w:r>
              <w:r w:rsidR="00735ADA">
                <w:rPr>
                  <w:sz w:val="18"/>
                  <w:szCs w:val="18"/>
                </w:rPr>
                <w:t xml:space="preserve">outliers beyond 1.5*IQR. </w:t>
              </w:r>
            </w:ins>
            <w:r w:rsidRPr="004A045C">
              <w:rPr>
                <w:sz w:val="18"/>
                <w:szCs w:val="18"/>
              </w:rPr>
              <w:t>Geoduck that did not survive deployment are not included. Growth differed significantly between southern bays (WB, CI) and northern bays (PG, FB)</w:t>
            </w:r>
            <w:ins w:id="382" w:author="Laura H Spencer" w:date="2018-12-12T13:55:00Z">
              <w:r w:rsidR="00735ADA">
                <w:rPr>
                  <w:sz w:val="18"/>
                  <w:szCs w:val="18"/>
                </w:rPr>
                <w:t xml:space="preserve"> (p=4.9e-11) but not between habitats within bays. </w:t>
              </w:r>
            </w:ins>
          </w:p>
        </w:tc>
      </w:tr>
    </w:tbl>
    <w:p w14:paraId="2D6EFDD2" w14:textId="77777777" w:rsidR="00014A2A" w:rsidRPr="004A045C" w:rsidRDefault="00014A2A" w:rsidP="00261288">
      <w:pPr>
        <w:pStyle w:val="Normal1"/>
        <w:suppressLineNumbers/>
        <w:spacing w:before="100"/>
        <w:rPr>
          <w:color w:val="666666"/>
          <w:sz w:val="24"/>
          <w:szCs w:val="24"/>
        </w:rPr>
      </w:pPr>
    </w:p>
    <w:p w14:paraId="160C1EA9" w14:textId="77777777" w:rsidR="00014A2A" w:rsidRPr="004A045C" w:rsidRDefault="00B01EDB" w:rsidP="00B01EDB">
      <w:pPr>
        <w:pStyle w:val="Normal1"/>
      </w:pPr>
      <w:r w:rsidRPr="004A045C">
        <w:rPr>
          <w:color w:val="666666"/>
          <w:sz w:val="24"/>
          <w:szCs w:val="24"/>
        </w:rPr>
        <w:t>Protein Detection and Variance</w:t>
      </w:r>
    </w:p>
    <w:p w14:paraId="6A00E3CD" w14:textId="77777777" w:rsidR="00014A2A" w:rsidRPr="004A045C" w:rsidRDefault="00B01EDB" w:rsidP="00B01EDB">
      <w:pPr>
        <w:pStyle w:val="Normal1"/>
        <w:spacing w:before="100"/>
      </w:pPr>
      <w:r w:rsidRPr="004A045C">
        <w:t>In DIA, a total of 298,345 peptide transitions were detected from 30,659 distinct peptides across the 8 samples (one sample per habitat from each bay). These peptides were associated with 8,077 proteins, and more than half of the proteins (4,252) were annotated using Universal Protein Resource database (</w:t>
      </w:r>
      <w:proofErr w:type="spellStart"/>
      <w:r w:rsidRPr="004A045C">
        <w:t>UniProt</w:t>
      </w:r>
      <w:proofErr w:type="spellEnd"/>
      <w:r w:rsidRPr="004A045C">
        <w:t xml:space="preserve">). Automated peak selection (Skyline) success rate was 71%. </w:t>
      </w:r>
    </w:p>
    <w:p w14:paraId="3F302855" w14:textId="77777777" w:rsidR="00014A2A" w:rsidRPr="004A045C" w:rsidRDefault="00B01EDB" w:rsidP="00B01EDB">
      <w:pPr>
        <w:pStyle w:val="Normal1"/>
        <w:ind w:firstLine="720"/>
      </w:pPr>
      <w:r w:rsidRPr="004A045C">
        <w:t xml:space="preserve">In SRM, final dataset after screening included 10 proteins, 26 peptides, and 77 transitions. The 3 proteins fully screened from the dataset were heat shock protein 70, peroxiredoxin-1, and </w:t>
      </w:r>
      <w:proofErr w:type="spellStart"/>
      <w:r w:rsidRPr="004A045C">
        <w:t>ras</w:t>
      </w:r>
      <w:proofErr w:type="spellEnd"/>
      <w:r w:rsidRPr="004A045C">
        <w:t xml:space="preserve">-related </w:t>
      </w:r>
      <w:proofErr w:type="spellStart"/>
      <w:r w:rsidRPr="004A045C">
        <w:t>rab</w:t>
      </w:r>
      <w:proofErr w:type="spellEnd"/>
      <w:r w:rsidRPr="004A045C">
        <w:t>. The SRM mean coefficients of variation (CV) of technical replicate abundances across all transitions decreased from 18.2% to 9.6% after screening. Transition abundance CV within bays ranged from 24.9% to 83.2% with mean 50.1%, and within deployment locations CV ranged from 11.6% to 93.0% with mean 48.9% (Supplemental Table 3). Within proteins, regression analysis indicated that peptide abundances from the same protein differed slightly, however the relative abundances across samples was consistent. This indicates a small degree of background variability in peptide detection, digestion, or stability within proteins that applied to all samples (Pep1xPep2: R</w:t>
      </w:r>
      <w:r w:rsidRPr="004A045C">
        <w:rPr>
          <w:vertAlign w:val="superscript"/>
        </w:rPr>
        <w:t>2</w:t>
      </w:r>
      <w:r w:rsidRPr="004A045C">
        <w:rPr>
          <w:vertAlign w:val="subscript"/>
        </w:rPr>
        <w:t>A</w:t>
      </w:r>
      <w:r w:rsidRPr="004A045C">
        <w:t xml:space="preserve">=0.985, coefficient=0.682; </w:t>
      </w:r>
      <w:r w:rsidRPr="004A045C">
        <w:lastRenderedPageBreak/>
        <w:t>Pep1xPep3: R</w:t>
      </w:r>
      <w:r w:rsidRPr="004A045C">
        <w:rPr>
          <w:vertAlign w:val="superscript"/>
        </w:rPr>
        <w:t>2</w:t>
      </w:r>
      <w:r w:rsidRPr="004A045C">
        <w:rPr>
          <w:vertAlign w:val="subscript"/>
        </w:rPr>
        <w:t>A</w:t>
      </w:r>
      <w:r w:rsidRPr="004A045C">
        <w:t>=0.990, coefficient=0.954; Pep2xPep3: R</w:t>
      </w:r>
      <w:r w:rsidRPr="004A045C">
        <w:rPr>
          <w:vertAlign w:val="superscript"/>
        </w:rPr>
        <w:t>2</w:t>
      </w:r>
      <w:r w:rsidRPr="004A045C">
        <w:rPr>
          <w:vertAlign w:val="subscript"/>
        </w:rPr>
        <w:t>A</w:t>
      </w:r>
      <w:r w:rsidRPr="004A045C">
        <w:t>=0.990, coefficient=0.954).</w:t>
      </w:r>
      <w:r w:rsidRPr="004A045C">
        <w:br/>
      </w:r>
    </w:p>
    <w:p w14:paraId="35881E32" w14:textId="77777777" w:rsidR="00014A2A" w:rsidRPr="004A045C" w:rsidRDefault="00B01EDB" w:rsidP="00B01EDB">
      <w:pPr>
        <w:pStyle w:val="Normal1"/>
        <w:spacing w:before="100"/>
        <w:rPr>
          <w:color w:val="666666"/>
          <w:sz w:val="24"/>
          <w:szCs w:val="24"/>
        </w:rPr>
      </w:pPr>
      <w:r w:rsidRPr="004A045C">
        <w:rPr>
          <w:color w:val="666666"/>
          <w:sz w:val="24"/>
          <w:szCs w:val="24"/>
        </w:rPr>
        <w:t xml:space="preserve">Protein Abundance Differences </w:t>
      </w:r>
    </w:p>
    <w:p w14:paraId="5BBD9E1B" w14:textId="01F79339" w:rsidR="00014A2A" w:rsidRPr="004A045C" w:rsidRDefault="00B01EDB" w:rsidP="00B01EDB">
      <w:pPr>
        <w:pStyle w:val="Normal1"/>
      </w:pPr>
      <w:commentRangeStart w:id="383"/>
      <w:r w:rsidRPr="004A045C">
        <w:t xml:space="preserve">None of the 10 targeted proteins were significantly different </w:t>
      </w:r>
      <w:ins w:id="384" w:author="Laura H Spencer" w:date="2018-12-10T23:05:00Z">
        <w:r w:rsidR="00DA4762">
          <w:t xml:space="preserve">in abundance </w:t>
        </w:r>
      </w:ins>
      <w:r w:rsidRPr="004A045C">
        <w:t>between habitats within or across</w:t>
      </w:r>
      <w:commentRangeEnd w:id="383"/>
      <w:r w:rsidR="00162960">
        <w:rPr>
          <w:rStyle w:val="CommentReference"/>
        </w:rPr>
        <w:commentReference w:id="383"/>
      </w:r>
      <w:r w:rsidRPr="004A045C">
        <w:t xml:space="preserve"> bays (Figure 4, Supplemental Table 2). NMDS plots of all transitions in DIA and those targeted in SRM revealed clustering of overall proteomic response by bay (Supplemental Figures 4 &amp; 8). In SRM, </w:t>
      </w:r>
      <w:proofErr w:type="spellStart"/>
      <w:r w:rsidRPr="004A045C">
        <w:t>Fidalgo</w:t>
      </w:r>
      <w:proofErr w:type="spellEnd"/>
      <w:r w:rsidRPr="004A045C">
        <w:t xml:space="preserve"> Bay and Port Gamble Bay samples clustered together (henceforth “northern bays”), and some overlap between Case Inlet and Willapa Bay (“southern bays”) indicated similar protein abundances within these ad-hoc regions (Supplemental Figure 8). This was verified from the ANOVA results, which detected significant differences</w:t>
      </w:r>
      <w:ins w:id="385" w:author="Laura H Spencer" w:date="2018-12-10T23:05:00Z">
        <w:r w:rsidR="00DA4762">
          <w:t xml:space="preserve"> in abundances</w:t>
        </w:r>
      </w:ins>
      <w:r w:rsidRPr="004A045C">
        <w:t xml:space="preserve"> between northern and southern bays in three proteins: </w:t>
      </w:r>
      <w:r w:rsidRPr="004A045C">
        <w:rPr>
          <w:rFonts w:eastAsia="Arial Unicode MS"/>
        </w:rPr>
        <w:t>HSP90-</w:t>
      </w:r>
      <w:r w:rsidRPr="004A045C">
        <w:rPr>
          <w:rFonts w:ascii="Menlo Regular" w:eastAsia="Arial Unicode MS" w:hAnsi="Menlo Regular" w:cs="Menlo Regular"/>
        </w:rPr>
        <w:t>⍺</w:t>
      </w:r>
      <w:r w:rsidRPr="004A045C">
        <w:rPr>
          <w:rFonts w:eastAsia="Arial Unicode MS"/>
        </w:rPr>
        <w:t xml:space="preserve"> (HSP90) (F(1,133)=20.5, p-</w:t>
      </w:r>
      <w:proofErr w:type="spellStart"/>
      <w:r w:rsidRPr="004A045C">
        <w:rPr>
          <w:rFonts w:eastAsia="Arial Unicode MS"/>
        </w:rPr>
        <w:t>adj</w:t>
      </w:r>
      <w:proofErr w:type="spellEnd"/>
      <w:r w:rsidRPr="004A045C">
        <w:rPr>
          <w:rFonts w:eastAsia="Arial Unicode MS"/>
        </w:rPr>
        <w:t>=1.8e-4), trifunctional-enzyme subunit β-subunit (TEβ) (F(1,88)=11.1, p-</w:t>
      </w:r>
      <w:proofErr w:type="spellStart"/>
      <w:r w:rsidRPr="004A045C">
        <w:rPr>
          <w:rFonts w:eastAsia="Arial Unicode MS"/>
        </w:rPr>
        <w:t>adj</w:t>
      </w:r>
      <w:proofErr w:type="spellEnd"/>
      <w:r w:rsidRPr="004A045C">
        <w:rPr>
          <w:rFonts w:eastAsia="Arial Unicode MS"/>
        </w:rPr>
        <w:t>=0.018), and puromycin-sensitive aminopeptidase (PSA) (F(1,130)=9.11, p-</w:t>
      </w:r>
      <w:proofErr w:type="spellStart"/>
      <w:r w:rsidRPr="004A045C">
        <w:rPr>
          <w:rFonts w:eastAsia="Arial Unicode MS"/>
        </w:rPr>
        <w:t>adj</w:t>
      </w:r>
      <w:proofErr w:type="spellEnd"/>
      <w:r w:rsidRPr="004A045C">
        <w:rPr>
          <w:rFonts w:eastAsia="Arial Unicode MS"/>
        </w:rPr>
        <w:t xml:space="preserve">=0.043). HSP90 and TEβ </w:t>
      </w:r>
      <w:ins w:id="386" w:author="Laura H Spencer" w:date="2018-12-10T23:06:00Z">
        <w:r w:rsidR="00DA4762">
          <w:rPr>
            <w:rFonts w:eastAsia="Arial Unicode MS"/>
          </w:rPr>
          <w:t xml:space="preserve">abundances </w:t>
        </w:r>
      </w:ins>
      <w:r w:rsidRPr="004A045C">
        <w:rPr>
          <w:rFonts w:eastAsia="Arial Unicode MS"/>
        </w:rPr>
        <w:t>were also sign</w:t>
      </w:r>
      <w:r w:rsidRPr="004A045C">
        <w:t xml:space="preserve">ificantly different between bays (respectively: </w:t>
      </w:r>
      <w:proofErr w:type="gramStart"/>
      <w:r w:rsidRPr="004A045C">
        <w:t>F(</w:t>
      </w:r>
      <w:proofErr w:type="gramEnd"/>
      <w:r w:rsidRPr="004A045C">
        <w:t>3,131)= 7.80, p-</w:t>
      </w:r>
      <w:proofErr w:type="spellStart"/>
      <w:r w:rsidRPr="004A045C">
        <w:t>adj</w:t>
      </w:r>
      <w:proofErr w:type="spellEnd"/>
      <w:r w:rsidRPr="004A045C">
        <w:t>=0.0011; F(3,345)= 5.19, p-</w:t>
      </w:r>
      <w:proofErr w:type="spellStart"/>
      <w:r w:rsidRPr="004A045C">
        <w:t>adj</w:t>
      </w:r>
      <w:proofErr w:type="spellEnd"/>
      <w:r w:rsidRPr="004A045C">
        <w:t>=0.034). For these three proteins, abundance</w:t>
      </w:r>
      <w:ins w:id="387" w:author="Laura H Spencer" w:date="2018-12-10T23:06:00Z">
        <w:r w:rsidR="00DA4762">
          <w:t>s</w:t>
        </w:r>
      </w:ins>
      <w:r w:rsidRPr="004A045C">
        <w:t xml:space="preserve"> w</w:t>
      </w:r>
      <w:ins w:id="388" w:author="Laura H Spencer" w:date="2018-12-10T23:06:00Z">
        <w:r w:rsidR="00DA4762">
          <w:t>ere</w:t>
        </w:r>
      </w:ins>
      <w:r w:rsidRPr="004A045C">
        <w:t xml:space="preserve"> lowest in Case Inlet (southernmost in Puget Sound) followed by </w:t>
      </w:r>
      <w:proofErr w:type="spellStart"/>
      <w:r w:rsidRPr="004A045C">
        <w:t>WIllapa</w:t>
      </w:r>
      <w:proofErr w:type="spellEnd"/>
      <w:r w:rsidRPr="004A045C">
        <w:t xml:space="preserve"> Bay (southernmost overall), then Port Gamble Bay, and highest in </w:t>
      </w:r>
      <w:proofErr w:type="spellStart"/>
      <w:r w:rsidRPr="004A045C">
        <w:t>Fidalgo</w:t>
      </w:r>
      <w:proofErr w:type="spellEnd"/>
      <w:r w:rsidRPr="004A045C">
        <w:t xml:space="preserve"> Bay (northernmost). </w:t>
      </w:r>
    </w:p>
    <w:p w14:paraId="146763C7" w14:textId="77777777" w:rsidR="00014A2A" w:rsidRPr="004A045C" w:rsidRDefault="00B01EDB" w:rsidP="00261288">
      <w:pPr>
        <w:pStyle w:val="Normal1"/>
        <w:suppressLineNumbers/>
        <w:spacing w:before="120"/>
      </w:pPr>
      <w:r w:rsidRPr="004A045C">
        <w:rPr>
          <w:noProof/>
          <w:sz w:val="18"/>
          <w:szCs w:val="18"/>
          <w:lang w:val="en-US"/>
        </w:rPr>
        <w:lastRenderedPageBreak/>
        <w:drawing>
          <wp:inline distT="114300" distB="114300" distL="114300" distR="114300" wp14:anchorId="129FF3D1" wp14:editId="1D595A31">
            <wp:extent cx="5174046" cy="75866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174046" cy="7586663"/>
                    </a:xfrm>
                    <a:prstGeom prst="rect">
                      <a:avLst/>
                    </a:prstGeom>
                    <a:ln/>
                  </pic:spPr>
                </pic:pic>
              </a:graphicData>
            </a:graphic>
          </wp:inline>
        </w:drawing>
      </w:r>
    </w:p>
    <w:p w14:paraId="5D6B8755" w14:textId="77777777" w:rsidR="00014A2A" w:rsidRPr="004A045C" w:rsidRDefault="00014A2A" w:rsidP="00261288">
      <w:pPr>
        <w:pStyle w:val="Normal1"/>
        <w:suppressLineNumbers/>
        <w:spacing w:before="120"/>
        <w:rPr>
          <w:sz w:val="18"/>
          <w:szCs w:val="18"/>
        </w:rPr>
      </w:pPr>
    </w:p>
    <w:p w14:paraId="0133B102" w14:textId="0A4DCC94" w:rsidR="00014A2A" w:rsidRPr="00785EB3" w:rsidRDefault="00B01EDB" w:rsidP="00261288">
      <w:pPr>
        <w:pStyle w:val="Heading2"/>
        <w:keepNext w:val="0"/>
        <w:keepLines w:val="0"/>
        <w:suppressLineNumbers/>
        <w:spacing w:before="300" w:after="0"/>
        <w:rPr>
          <w:sz w:val="18"/>
          <w:szCs w:val="18"/>
        </w:rPr>
      </w:pPr>
      <w:bookmarkStart w:id="389" w:name="_6ijbbmcde8l9" w:colFirst="0" w:colLast="0"/>
      <w:bookmarkEnd w:id="389"/>
      <w:commentRangeStart w:id="390"/>
      <w:r w:rsidRPr="004A045C">
        <w:rPr>
          <w:b/>
          <w:sz w:val="18"/>
          <w:szCs w:val="18"/>
        </w:rPr>
        <w:lastRenderedPageBreak/>
        <w:t xml:space="preserve">Figure </w:t>
      </w:r>
      <w:commentRangeEnd w:id="390"/>
      <w:r w:rsidR="00162960">
        <w:rPr>
          <w:rStyle w:val="CommentReference"/>
        </w:rPr>
        <w:commentReference w:id="390"/>
      </w:r>
      <w:r w:rsidRPr="004A045C">
        <w:rPr>
          <w:b/>
          <w:sz w:val="18"/>
          <w:szCs w:val="18"/>
        </w:rPr>
        <w:t xml:space="preserve">4: </w:t>
      </w:r>
      <w:ins w:id="391" w:author="Laura H Spencer" w:date="2018-12-10T23:15:00Z">
        <w:r w:rsidR="00576E1A">
          <w:rPr>
            <w:sz w:val="18"/>
            <w:szCs w:val="18"/>
          </w:rPr>
          <w:t>Boxplots of p</w:t>
        </w:r>
      </w:ins>
      <w:r w:rsidRPr="004A045C">
        <w:rPr>
          <w:sz w:val="18"/>
          <w:szCs w:val="18"/>
        </w:rPr>
        <w:t xml:space="preserve">rotein mean spectral abundances (mean of 2 or 3 peptides targeted for each protein). </w:t>
      </w:r>
      <w:r w:rsidR="00765080" w:rsidRPr="004A045C">
        <w:rPr>
          <w:sz w:val="18"/>
          <w:szCs w:val="18"/>
        </w:rPr>
        <w:t xml:space="preserve">For each location, n=5 or 6 </w:t>
      </w:r>
      <w:proofErr w:type="gramStart"/>
      <w:r w:rsidR="00765080" w:rsidRPr="004A045C">
        <w:rPr>
          <w:sz w:val="18"/>
          <w:szCs w:val="18"/>
        </w:rPr>
        <w:t>geoduck</w:t>
      </w:r>
      <w:proofErr w:type="gramEnd"/>
      <w:r w:rsidR="00765080" w:rsidRPr="004A045C">
        <w:rPr>
          <w:sz w:val="18"/>
          <w:szCs w:val="18"/>
        </w:rPr>
        <w:t xml:space="preserve">. </w:t>
      </w:r>
      <w:ins w:id="392" w:author="Laura H Spencer" w:date="2018-12-10T23:11:00Z">
        <w:r w:rsidR="00576E1A">
          <w:rPr>
            <w:sz w:val="18"/>
            <w:szCs w:val="18"/>
          </w:rPr>
          <w:t>Box</w:t>
        </w:r>
      </w:ins>
      <w:ins w:id="393" w:author="Laura H Spencer" w:date="2018-12-10T23:15:00Z">
        <w:r w:rsidR="00576E1A">
          <w:rPr>
            <w:sz w:val="18"/>
            <w:szCs w:val="18"/>
          </w:rPr>
          <w:t>es contain</w:t>
        </w:r>
      </w:ins>
      <w:ins w:id="394" w:author="Laura H Spencer" w:date="2018-12-10T23:16:00Z">
        <w:r w:rsidR="00576E1A">
          <w:rPr>
            <w:sz w:val="18"/>
            <w:szCs w:val="18"/>
          </w:rPr>
          <w:t xml:space="preserve"> all </w:t>
        </w:r>
      </w:ins>
      <w:ins w:id="395" w:author="Laura H Spencer" w:date="2018-12-10T23:30:00Z">
        <w:r w:rsidR="00765080">
          <w:rPr>
            <w:sz w:val="18"/>
            <w:szCs w:val="18"/>
          </w:rPr>
          <w:t xml:space="preserve">biological replicates </w:t>
        </w:r>
      </w:ins>
      <w:ins w:id="396" w:author="Laura H Spencer" w:date="2018-12-10T23:16:00Z">
        <w:r w:rsidR="00576E1A">
          <w:rPr>
            <w:sz w:val="18"/>
            <w:szCs w:val="18"/>
          </w:rPr>
          <w:t xml:space="preserve">lying within the interquartile range (IQR), </w:t>
        </w:r>
      </w:ins>
      <w:ins w:id="397" w:author="Laura H Spencer" w:date="2018-12-10T23:11:00Z">
        <w:r w:rsidR="00576E1A">
          <w:rPr>
            <w:sz w:val="18"/>
            <w:szCs w:val="18"/>
          </w:rPr>
          <w:t>with m</w:t>
        </w:r>
      </w:ins>
      <w:ins w:id="398" w:author="Laura H Spencer" w:date="2018-12-10T23:10:00Z">
        <w:r w:rsidR="00DA4762" w:rsidRPr="00DA4762">
          <w:rPr>
            <w:sz w:val="18"/>
            <w:szCs w:val="18"/>
          </w:rPr>
          <w:t xml:space="preserve">edian </w:t>
        </w:r>
        <w:r w:rsidR="00DA4762">
          <w:rPr>
            <w:sz w:val="18"/>
            <w:szCs w:val="18"/>
          </w:rPr>
          <w:t xml:space="preserve">abundances </w:t>
        </w:r>
        <w:r w:rsidR="00DA4762" w:rsidRPr="00DA4762">
          <w:rPr>
            <w:sz w:val="18"/>
            <w:szCs w:val="18"/>
          </w:rPr>
          <w:t>indicated by line in middle of bo</w:t>
        </w:r>
      </w:ins>
      <w:ins w:id="399" w:author="Laura H Spencer" w:date="2018-12-10T23:12:00Z">
        <w:r w:rsidR="00576E1A">
          <w:rPr>
            <w:sz w:val="18"/>
            <w:szCs w:val="18"/>
          </w:rPr>
          <w:t>xes</w:t>
        </w:r>
      </w:ins>
      <w:ins w:id="400" w:author="Laura H Spencer" w:date="2018-12-10T23:14:00Z">
        <w:r w:rsidR="00576E1A">
          <w:rPr>
            <w:sz w:val="18"/>
            <w:szCs w:val="18"/>
          </w:rPr>
          <w:t xml:space="preserve">. Whiskers extend to </w:t>
        </w:r>
      </w:ins>
      <w:ins w:id="401" w:author="Laura H Spencer" w:date="2018-12-10T23:15:00Z">
        <w:r w:rsidR="00576E1A">
          <w:rPr>
            <w:sz w:val="18"/>
            <w:szCs w:val="18"/>
          </w:rPr>
          <w:t xml:space="preserve">the largest value no greater than </w:t>
        </w:r>
      </w:ins>
      <w:ins w:id="402" w:author="Laura H Spencer" w:date="2018-12-10T23:14:00Z">
        <w:r w:rsidR="00576E1A">
          <w:rPr>
            <w:sz w:val="18"/>
            <w:szCs w:val="18"/>
          </w:rPr>
          <w:t>1.5*IQR</w:t>
        </w:r>
      </w:ins>
      <w:ins w:id="403" w:author="Laura H Spencer" w:date="2018-12-10T23:16:00Z">
        <w:r w:rsidR="00576E1A">
          <w:rPr>
            <w:sz w:val="18"/>
            <w:szCs w:val="18"/>
          </w:rPr>
          <w:t>, and d</w:t>
        </w:r>
      </w:ins>
      <w:ins w:id="404" w:author="Laura H Spencer" w:date="2018-12-10T23:10:00Z">
        <w:r w:rsidR="00DA4762" w:rsidRPr="00DA4762">
          <w:rPr>
            <w:sz w:val="18"/>
            <w:szCs w:val="18"/>
          </w:rPr>
          <w:t xml:space="preserve">ots indicate </w:t>
        </w:r>
      </w:ins>
      <w:ins w:id="405" w:author="Laura H Spencer" w:date="2018-12-10T23:12:00Z">
        <w:r w:rsidR="00576E1A">
          <w:rPr>
            <w:sz w:val="18"/>
            <w:szCs w:val="18"/>
          </w:rPr>
          <w:t>outliers</w:t>
        </w:r>
      </w:ins>
      <w:ins w:id="406" w:author="Laura H Spencer" w:date="2018-12-10T23:16:00Z">
        <w:r w:rsidR="00576E1A">
          <w:rPr>
            <w:sz w:val="18"/>
            <w:szCs w:val="18"/>
          </w:rPr>
          <w:t xml:space="preserve"> beyond 1.5*IQR</w:t>
        </w:r>
      </w:ins>
      <w:ins w:id="407" w:author="Laura H Spencer" w:date="2018-12-10T23:12:00Z">
        <w:r w:rsidR="00576E1A">
          <w:rPr>
            <w:sz w:val="18"/>
            <w:szCs w:val="18"/>
          </w:rPr>
          <w:t xml:space="preserve">. </w:t>
        </w:r>
      </w:ins>
      <w:r w:rsidRPr="004A045C">
        <w:rPr>
          <w:sz w:val="18"/>
          <w:szCs w:val="18"/>
        </w:rPr>
        <w:t xml:space="preserve">Note varying abundance ranges between proteins. </w:t>
      </w:r>
      <w:proofErr w:type="spellStart"/>
      <w:r w:rsidRPr="004A045C">
        <w:rPr>
          <w:sz w:val="18"/>
          <w:szCs w:val="18"/>
        </w:rPr>
        <w:t>Fidalgo</w:t>
      </w:r>
      <w:proofErr w:type="spellEnd"/>
      <w:r w:rsidRPr="004A045C">
        <w:rPr>
          <w:sz w:val="18"/>
          <w:szCs w:val="18"/>
        </w:rPr>
        <w:t xml:space="preserve"> Bay (FB), Port Gamble Bay (PG), Case Inlet (CI), and Willapa Bay (WB), where -U and -E represent unvegetated (filled boxes) and eelgrass (white boxes) habitats, respectively.</w:t>
      </w:r>
      <w:r w:rsidRPr="004A045C">
        <w:rPr>
          <w:b/>
          <w:sz w:val="18"/>
          <w:szCs w:val="18"/>
        </w:rPr>
        <w:t xml:space="preserve"> </w:t>
      </w:r>
      <w:r w:rsidRPr="004A045C">
        <w:rPr>
          <w:sz w:val="18"/>
          <w:szCs w:val="18"/>
        </w:rPr>
        <w:t>Differentially abundant proteins between region and bay are indicated by (**), and bay only by (*). No protein</w:t>
      </w:r>
      <w:ins w:id="408" w:author="Laura H Spencer" w:date="2018-12-10T23:31:00Z">
        <w:r w:rsidR="00765080">
          <w:rPr>
            <w:sz w:val="18"/>
            <w:szCs w:val="18"/>
          </w:rPr>
          <w:t xml:space="preserve"> abundances </w:t>
        </w:r>
      </w:ins>
      <w:r w:rsidRPr="004A045C">
        <w:rPr>
          <w:sz w:val="18"/>
          <w:szCs w:val="18"/>
        </w:rPr>
        <w:t xml:space="preserve">were significantly different between habitats. </w:t>
      </w:r>
    </w:p>
    <w:p w14:paraId="371A4722" w14:textId="77777777" w:rsidR="00014A2A" w:rsidRPr="004A045C" w:rsidRDefault="00014A2A" w:rsidP="00261288">
      <w:pPr>
        <w:pStyle w:val="Normal1"/>
        <w:suppressLineNumbers/>
        <w:rPr>
          <w:color w:val="666666"/>
          <w:sz w:val="24"/>
          <w:szCs w:val="24"/>
        </w:rPr>
      </w:pPr>
    </w:p>
    <w:p w14:paraId="0627C00B" w14:textId="77777777" w:rsidR="00014A2A" w:rsidRPr="004A045C" w:rsidRDefault="00B01EDB" w:rsidP="00B01EDB">
      <w:pPr>
        <w:pStyle w:val="Normal1"/>
      </w:pPr>
      <w:r w:rsidRPr="004A045C">
        <w:rPr>
          <w:color w:val="666666"/>
          <w:sz w:val="24"/>
          <w:szCs w:val="24"/>
        </w:rPr>
        <w:t>Correlation between Environment, Abundance, and Growth</w:t>
      </w:r>
    </w:p>
    <w:p w14:paraId="3DFF1906" w14:textId="77777777" w:rsidR="00014A2A" w:rsidRPr="004A045C" w:rsidRDefault="00B01EDB" w:rsidP="00B01EDB">
      <w:pPr>
        <w:pStyle w:val="Normal1"/>
      </w:pPr>
      <w:r w:rsidRPr="004A045C">
        <w:t>Growth positively correlated with peptide abundance for 8 of the 10 targeted proteins, including the three proteins that were differentially abundant between bays (Table 3). Growth also correlated with most environmental parameters (excluding salinity SD). Heat Shock Protein 90 correlated positively with dissolved oxygen SD. Mean and SD pH did not correlate with any peptide abundance patterns or growth. None of the environmental parameters, nor growth, correlated significantly with peptide abundances pooled across all proteins.</w:t>
      </w:r>
    </w:p>
    <w:p w14:paraId="7E6FC967" w14:textId="77777777" w:rsidR="00014A2A" w:rsidRPr="004A045C" w:rsidRDefault="00014A2A" w:rsidP="00261288">
      <w:pPr>
        <w:pStyle w:val="Normal1"/>
        <w:suppressLineNumbers/>
      </w:pPr>
    </w:p>
    <w:tbl>
      <w:tblPr>
        <w:tblStyle w:val="a3"/>
        <w:tblW w:w="6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185"/>
        <w:gridCol w:w="1200"/>
        <w:gridCol w:w="1635"/>
        <w:gridCol w:w="1350"/>
      </w:tblGrid>
      <w:tr w:rsidR="00014A2A" w:rsidRPr="0095479A" w14:paraId="670C18D0" w14:textId="77777777" w:rsidTr="0095479A">
        <w:trPr>
          <w:jc w:val="center"/>
        </w:trPr>
        <w:tc>
          <w:tcPr>
            <w:tcW w:w="900" w:type="dxa"/>
            <w:shd w:val="clear" w:color="auto" w:fill="auto"/>
            <w:tcMar>
              <w:top w:w="100" w:type="dxa"/>
              <w:left w:w="100" w:type="dxa"/>
              <w:bottom w:w="100" w:type="dxa"/>
              <w:right w:w="100" w:type="dxa"/>
            </w:tcMar>
          </w:tcPr>
          <w:p w14:paraId="218E6689" w14:textId="77777777" w:rsidR="00014A2A" w:rsidRPr="0095479A" w:rsidRDefault="00014A2A" w:rsidP="00261288">
            <w:pPr>
              <w:pStyle w:val="Normal1"/>
              <w:jc w:val="center"/>
              <w:rPr>
                <w:b/>
                <w:sz w:val="18"/>
                <w:szCs w:val="18"/>
              </w:rPr>
            </w:pPr>
          </w:p>
        </w:tc>
        <w:tc>
          <w:tcPr>
            <w:tcW w:w="1185" w:type="dxa"/>
            <w:shd w:val="clear" w:color="auto" w:fill="auto"/>
            <w:tcMar>
              <w:top w:w="100" w:type="dxa"/>
              <w:left w:w="100" w:type="dxa"/>
              <w:bottom w:w="100" w:type="dxa"/>
              <w:right w:w="100" w:type="dxa"/>
            </w:tcMar>
          </w:tcPr>
          <w:p w14:paraId="6F0061D2" w14:textId="77777777" w:rsidR="00014A2A" w:rsidRPr="0095479A" w:rsidRDefault="00B01EDB" w:rsidP="00261288">
            <w:pPr>
              <w:pStyle w:val="Normal1"/>
              <w:jc w:val="center"/>
              <w:rPr>
                <w:b/>
                <w:sz w:val="18"/>
                <w:szCs w:val="18"/>
              </w:rPr>
            </w:pPr>
            <w:r w:rsidRPr="0095479A">
              <w:rPr>
                <w:b/>
                <w:sz w:val="18"/>
                <w:szCs w:val="18"/>
              </w:rPr>
              <w:t>Growth</w:t>
            </w:r>
          </w:p>
        </w:tc>
        <w:tc>
          <w:tcPr>
            <w:tcW w:w="1200" w:type="dxa"/>
            <w:shd w:val="clear" w:color="auto" w:fill="auto"/>
            <w:tcMar>
              <w:top w:w="100" w:type="dxa"/>
              <w:left w:w="100" w:type="dxa"/>
              <w:bottom w:w="100" w:type="dxa"/>
              <w:right w:w="100" w:type="dxa"/>
            </w:tcMar>
          </w:tcPr>
          <w:p w14:paraId="7CB59D23" w14:textId="77777777" w:rsidR="00014A2A" w:rsidRPr="0095479A" w:rsidRDefault="00B01EDB" w:rsidP="00261288">
            <w:pPr>
              <w:pStyle w:val="Normal1"/>
              <w:jc w:val="center"/>
              <w:rPr>
                <w:b/>
                <w:sz w:val="18"/>
                <w:szCs w:val="18"/>
              </w:rPr>
            </w:pPr>
            <w:r w:rsidRPr="0095479A">
              <w:rPr>
                <w:b/>
                <w:sz w:val="18"/>
                <w:szCs w:val="18"/>
              </w:rPr>
              <w:t>heat shock protein 90</w:t>
            </w:r>
          </w:p>
        </w:tc>
        <w:tc>
          <w:tcPr>
            <w:tcW w:w="1635" w:type="dxa"/>
            <w:shd w:val="clear" w:color="auto" w:fill="auto"/>
            <w:tcMar>
              <w:top w:w="100" w:type="dxa"/>
              <w:left w:w="100" w:type="dxa"/>
              <w:bottom w:w="100" w:type="dxa"/>
              <w:right w:w="100" w:type="dxa"/>
            </w:tcMar>
          </w:tcPr>
          <w:p w14:paraId="5E5A3EA0" w14:textId="77777777" w:rsidR="00014A2A" w:rsidRPr="0095479A" w:rsidRDefault="00B01EDB" w:rsidP="00261288">
            <w:pPr>
              <w:pStyle w:val="Normal1"/>
              <w:widowControl w:val="0"/>
              <w:jc w:val="center"/>
              <w:rPr>
                <w:b/>
                <w:sz w:val="18"/>
                <w:szCs w:val="18"/>
              </w:rPr>
            </w:pPr>
            <w:r w:rsidRPr="0095479A">
              <w:rPr>
                <w:b/>
                <w:sz w:val="18"/>
                <w:szCs w:val="18"/>
              </w:rPr>
              <w:t>puromycin sensitive aminopeptidase</w:t>
            </w:r>
          </w:p>
        </w:tc>
        <w:tc>
          <w:tcPr>
            <w:tcW w:w="1350" w:type="dxa"/>
            <w:shd w:val="clear" w:color="auto" w:fill="auto"/>
            <w:tcMar>
              <w:top w:w="100" w:type="dxa"/>
              <w:left w:w="100" w:type="dxa"/>
              <w:bottom w:w="100" w:type="dxa"/>
              <w:right w:w="100" w:type="dxa"/>
            </w:tcMar>
          </w:tcPr>
          <w:p w14:paraId="47216427" w14:textId="77777777" w:rsidR="00014A2A" w:rsidRPr="0095479A" w:rsidRDefault="00B01EDB" w:rsidP="00261288">
            <w:pPr>
              <w:pStyle w:val="Normal1"/>
              <w:widowControl w:val="0"/>
              <w:jc w:val="center"/>
              <w:rPr>
                <w:b/>
                <w:sz w:val="18"/>
                <w:szCs w:val="18"/>
              </w:rPr>
            </w:pPr>
            <w:r w:rsidRPr="0095479A">
              <w:rPr>
                <w:b/>
                <w:sz w:val="18"/>
                <w:szCs w:val="18"/>
              </w:rPr>
              <w:t xml:space="preserve">trifunctional enzyme β-subunit </w:t>
            </w:r>
          </w:p>
        </w:tc>
      </w:tr>
      <w:tr w:rsidR="00014A2A" w:rsidRPr="0095479A" w14:paraId="00A5EF22" w14:textId="77777777" w:rsidTr="0095479A">
        <w:trPr>
          <w:jc w:val="center"/>
        </w:trPr>
        <w:tc>
          <w:tcPr>
            <w:tcW w:w="900" w:type="dxa"/>
            <w:shd w:val="clear" w:color="auto" w:fill="auto"/>
            <w:tcMar>
              <w:top w:w="100" w:type="dxa"/>
              <w:left w:w="100" w:type="dxa"/>
              <w:bottom w:w="100" w:type="dxa"/>
              <w:right w:w="100" w:type="dxa"/>
            </w:tcMar>
          </w:tcPr>
          <w:p w14:paraId="5620CBF0" w14:textId="77777777" w:rsidR="00014A2A" w:rsidRPr="0095479A" w:rsidRDefault="00B01EDB" w:rsidP="00261288">
            <w:pPr>
              <w:pStyle w:val="Normal1"/>
              <w:widowControl w:val="0"/>
              <w:jc w:val="center"/>
              <w:rPr>
                <w:b/>
                <w:sz w:val="18"/>
                <w:szCs w:val="18"/>
              </w:rPr>
            </w:pPr>
            <w:r w:rsidRPr="0095479A">
              <w:rPr>
                <w:b/>
                <w:sz w:val="18"/>
                <w:szCs w:val="18"/>
              </w:rPr>
              <w:t>Growth</w:t>
            </w:r>
          </w:p>
        </w:tc>
        <w:tc>
          <w:tcPr>
            <w:tcW w:w="1185" w:type="dxa"/>
            <w:shd w:val="clear" w:color="auto" w:fill="auto"/>
            <w:tcMar>
              <w:top w:w="100" w:type="dxa"/>
              <w:left w:w="100" w:type="dxa"/>
              <w:bottom w:w="100" w:type="dxa"/>
              <w:right w:w="100" w:type="dxa"/>
            </w:tcMar>
          </w:tcPr>
          <w:p w14:paraId="433C9100" w14:textId="77777777" w:rsidR="00014A2A" w:rsidRPr="0095479A" w:rsidRDefault="00B01EDB" w:rsidP="00261288">
            <w:pPr>
              <w:pStyle w:val="Normal1"/>
              <w:widowControl w:val="0"/>
              <w:jc w:val="center"/>
              <w:rPr>
                <w:b/>
                <w:sz w:val="18"/>
                <w:szCs w:val="18"/>
              </w:rPr>
            </w:pPr>
            <w:r w:rsidRPr="0095479A">
              <w:rPr>
                <w:b/>
                <w:sz w:val="18"/>
                <w:szCs w:val="18"/>
              </w:rPr>
              <w:t>---</w:t>
            </w:r>
          </w:p>
        </w:tc>
        <w:tc>
          <w:tcPr>
            <w:tcW w:w="1200" w:type="dxa"/>
            <w:shd w:val="clear" w:color="auto" w:fill="auto"/>
            <w:tcMar>
              <w:top w:w="100" w:type="dxa"/>
              <w:left w:w="100" w:type="dxa"/>
              <w:bottom w:w="100" w:type="dxa"/>
              <w:right w:w="100" w:type="dxa"/>
            </w:tcMar>
          </w:tcPr>
          <w:p w14:paraId="05938C8A" w14:textId="77777777" w:rsidR="00014A2A" w:rsidRPr="0095479A" w:rsidRDefault="00B01EDB" w:rsidP="00261288">
            <w:pPr>
              <w:pStyle w:val="Normal1"/>
              <w:widowControl w:val="0"/>
              <w:jc w:val="center"/>
              <w:rPr>
                <w:b/>
                <w:sz w:val="18"/>
                <w:szCs w:val="18"/>
              </w:rPr>
            </w:pPr>
            <w:r w:rsidRPr="0095479A">
              <w:rPr>
                <w:b/>
                <w:sz w:val="18"/>
                <w:szCs w:val="18"/>
              </w:rPr>
              <w:t>r=0.55</w:t>
            </w:r>
          </w:p>
          <w:p w14:paraId="08832DF4" w14:textId="77777777" w:rsidR="00014A2A" w:rsidRPr="0095479A" w:rsidRDefault="00B01EDB" w:rsidP="00261288">
            <w:pPr>
              <w:pStyle w:val="Normal1"/>
              <w:widowControl w:val="0"/>
              <w:jc w:val="center"/>
              <w:rPr>
                <w:b/>
                <w:sz w:val="18"/>
                <w:szCs w:val="18"/>
              </w:rPr>
            </w:pPr>
            <w:r w:rsidRPr="0095479A">
              <w:rPr>
                <w:b/>
                <w:sz w:val="18"/>
                <w:szCs w:val="18"/>
              </w:rPr>
              <w:t>p=2.15e-11</w:t>
            </w:r>
          </w:p>
        </w:tc>
        <w:tc>
          <w:tcPr>
            <w:tcW w:w="1635" w:type="dxa"/>
            <w:shd w:val="clear" w:color="auto" w:fill="auto"/>
            <w:tcMar>
              <w:top w:w="100" w:type="dxa"/>
              <w:left w:w="100" w:type="dxa"/>
              <w:bottom w:w="100" w:type="dxa"/>
              <w:right w:w="100" w:type="dxa"/>
            </w:tcMar>
          </w:tcPr>
          <w:p w14:paraId="2B869660" w14:textId="77777777" w:rsidR="00014A2A" w:rsidRPr="0095479A" w:rsidRDefault="00B01EDB" w:rsidP="00261288">
            <w:pPr>
              <w:pStyle w:val="Normal1"/>
              <w:widowControl w:val="0"/>
              <w:jc w:val="center"/>
              <w:rPr>
                <w:b/>
                <w:sz w:val="18"/>
                <w:szCs w:val="18"/>
              </w:rPr>
            </w:pPr>
            <w:r w:rsidRPr="0095479A">
              <w:rPr>
                <w:b/>
                <w:sz w:val="18"/>
                <w:szCs w:val="18"/>
              </w:rPr>
              <w:t>r=0.48</w:t>
            </w:r>
          </w:p>
          <w:p w14:paraId="6543A535" w14:textId="77777777" w:rsidR="00014A2A" w:rsidRPr="0095479A" w:rsidRDefault="00B01EDB" w:rsidP="00261288">
            <w:pPr>
              <w:pStyle w:val="Normal1"/>
              <w:widowControl w:val="0"/>
              <w:jc w:val="center"/>
              <w:rPr>
                <w:b/>
                <w:sz w:val="18"/>
                <w:szCs w:val="18"/>
              </w:rPr>
            </w:pPr>
            <w:r w:rsidRPr="0095479A">
              <w:rPr>
                <w:b/>
                <w:sz w:val="18"/>
                <w:szCs w:val="18"/>
              </w:rPr>
              <w:t>p=6.67e-9</w:t>
            </w:r>
          </w:p>
        </w:tc>
        <w:tc>
          <w:tcPr>
            <w:tcW w:w="1350" w:type="dxa"/>
            <w:shd w:val="clear" w:color="auto" w:fill="auto"/>
            <w:tcMar>
              <w:top w:w="100" w:type="dxa"/>
              <w:left w:w="100" w:type="dxa"/>
              <w:bottom w:w="100" w:type="dxa"/>
              <w:right w:w="100" w:type="dxa"/>
            </w:tcMar>
          </w:tcPr>
          <w:p w14:paraId="6F25D544" w14:textId="77777777" w:rsidR="00014A2A" w:rsidRPr="0095479A" w:rsidRDefault="00B01EDB" w:rsidP="00261288">
            <w:pPr>
              <w:pStyle w:val="Normal1"/>
              <w:widowControl w:val="0"/>
              <w:jc w:val="center"/>
              <w:rPr>
                <w:b/>
                <w:sz w:val="18"/>
                <w:szCs w:val="18"/>
              </w:rPr>
            </w:pPr>
            <w:r w:rsidRPr="0095479A">
              <w:rPr>
                <w:b/>
                <w:sz w:val="18"/>
                <w:szCs w:val="18"/>
              </w:rPr>
              <w:t>r=0.41</w:t>
            </w:r>
          </w:p>
          <w:p w14:paraId="19738AF1" w14:textId="77777777" w:rsidR="00014A2A" w:rsidRPr="0095479A" w:rsidRDefault="00B01EDB" w:rsidP="00261288">
            <w:pPr>
              <w:pStyle w:val="Normal1"/>
              <w:widowControl w:val="0"/>
              <w:jc w:val="center"/>
              <w:rPr>
                <w:b/>
                <w:sz w:val="18"/>
                <w:szCs w:val="18"/>
              </w:rPr>
            </w:pPr>
            <w:r w:rsidRPr="0095479A">
              <w:rPr>
                <w:b/>
                <w:sz w:val="18"/>
                <w:szCs w:val="18"/>
              </w:rPr>
              <w:t>p=8.59e-6</w:t>
            </w:r>
          </w:p>
        </w:tc>
      </w:tr>
      <w:tr w:rsidR="00014A2A" w:rsidRPr="0095479A" w14:paraId="33163F88"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8D3ABF0"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T</w:t>
            </w:r>
            <w:r w:rsidRPr="0095479A">
              <w:rPr>
                <w:b/>
                <w:sz w:val="18"/>
                <w:szCs w:val="18"/>
                <w:vertAlign w:val="subscript"/>
              </w:rPr>
              <w:t>mean</w:t>
            </w:r>
            <w:proofErr w:type="spellEnd"/>
          </w:p>
        </w:tc>
        <w:tc>
          <w:tcPr>
            <w:tcW w:w="1185" w:type="dxa"/>
            <w:shd w:val="clear" w:color="auto" w:fill="auto"/>
            <w:tcMar>
              <w:top w:w="100" w:type="dxa"/>
              <w:left w:w="100" w:type="dxa"/>
              <w:bottom w:w="100" w:type="dxa"/>
              <w:right w:w="100" w:type="dxa"/>
            </w:tcMar>
          </w:tcPr>
          <w:p w14:paraId="6B78060E" w14:textId="77777777" w:rsidR="00014A2A" w:rsidRPr="0095479A" w:rsidRDefault="00B01EDB" w:rsidP="00261288">
            <w:pPr>
              <w:pStyle w:val="Normal1"/>
              <w:widowControl w:val="0"/>
              <w:jc w:val="center"/>
              <w:rPr>
                <w:b/>
                <w:sz w:val="18"/>
                <w:szCs w:val="18"/>
              </w:rPr>
            </w:pPr>
            <w:r w:rsidRPr="0095479A">
              <w:rPr>
                <w:b/>
                <w:sz w:val="18"/>
                <w:szCs w:val="18"/>
              </w:rPr>
              <w:t>r= -0.39</w:t>
            </w:r>
          </w:p>
          <w:p w14:paraId="768D33CE" w14:textId="77777777" w:rsidR="00014A2A" w:rsidRPr="0095479A" w:rsidRDefault="00B01EDB" w:rsidP="00261288">
            <w:pPr>
              <w:pStyle w:val="Normal1"/>
              <w:widowControl w:val="0"/>
              <w:jc w:val="center"/>
              <w:rPr>
                <w:b/>
                <w:sz w:val="18"/>
                <w:szCs w:val="18"/>
              </w:rPr>
            </w:pPr>
            <w:r w:rsidRPr="0095479A">
              <w:rPr>
                <w:b/>
                <w:sz w:val="18"/>
                <w:szCs w:val="18"/>
              </w:rPr>
              <w:t>p=8.11e-21</w:t>
            </w:r>
          </w:p>
        </w:tc>
        <w:tc>
          <w:tcPr>
            <w:tcW w:w="1200" w:type="dxa"/>
            <w:shd w:val="clear" w:color="auto" w:fill="auto"/>
            <w:tcMar>
              <w:top w:w="100" w:type="dxa"/>
              <w:left w:w="100" w:type="dxa"/>
              <w:bottom w:w="100" w:type="dxa"/>
              <w:right w:w="100" w:type="dxa"/>
            </w:tcMar>
          </w:tcPr>
          <w:p w14:paraId="22095542" w14:textId="77777777" w:rsidR="00014A2A" w:rsidRPr="0095479A" w:rsidRDefault="00B01EDB" w:rsidP="00261288">
            <w:pPr>
              <w:pStyle w:val="Normal1"/>
              <w:widowControl w:val="0"/>
              <w:jc w:val="center"/>
              <w:rPr>
                <w:sz w:val="18"/>
                <w:szCs w:val="18"/>
              </w:rPr>
            </w:pPr>
            <w:r w:rsidRPr="0095479A">
              <w:rPr>
                <w:sz w:val="18"/>
                <w:szCs w:val="18"/>
              </w:rPr>
              <w:t>r= -0.36</w:t>
            </w:r>
          </w:p>
          <w:p w14:paraId="5B187C59" w14:textId="77777777" w:rsidR="00014A2A" w:rsidRPr="0095479A" w:rsidRDefault="00B01EDB" w:rsidP="00261288">
            <w:pPr>
              <w:pStyle w:val="Normal1"/>
              <w:widowControl w:val="0"/>
              <w:jc w:val="center"/>
              <w:rPr>
                <w:sz w:val="18"/>
                <w:szCs w:val="18"/>
              </w:rPr>
            </w:pPr>
            <w:r w:rsidRPr="0095479A">
              <w:rPr>
                <w:sz w:val="18"/>
                <w:szCs w:val="18"/>
              </w:rPr>
              <w:t>p=0.060</w:t>
            </w:r>
          </w:p>
        </w:tc>
        <w:tc>
          <w:tcPr>
            <w:tcW w:w="1635" w:type="dxa"/>
            <w:shd w:val="clear" w:color="auto" w:fill="auto"/>
            <w:tcMar>
              <w:top w:w="100" w:type="dxa"/>
              <w:left w:w="100" w:type="dxa"/>
              <w:bottom w:w="100" w:type="dxa"/>
              <w:right w:w="100" w:type="dxa"/>
            </w:tcMar>
          </w:tcPr>
          <w:p w14:paraId="55674516" w14:textId="77777777" w:rsidR="00014A2A" w:rsidRPr="0095479A" w:rsidRDefault="00B01EDB" w:rsidP="00261288">
            <w:pPr>
              <w:pStyle w:val="Normal1"/>
              <w:widowControl w:val="0"/>
              <w:jc w:val="center"/>
              <w:rPr>
                <w:sz w:val="18"/>
                <w:szCs w:val="18"/>
              </w:rPr>
            </w:pPr>
            <w:r w:rsidRPr="0095479A">
              <w:rPr>
                <w:sz w:val="18"/>
                <w:szCs w:val="18"/>
              </w:rPr>
              <w:t>r= -0.24</w:t>
            </w:r>
          </w:p>
          <w:p w14:paraId="75D24643" w14:textId="77777777" w:rsidR="00014A2A" w:rsidRPr="0095479A" w:rsidRDefault="00B01EDB" w:rsidP="00261288">
            <w:pPr>
              <w:pStyle w:val="Normal1"/>
              <w:widowControl w:val="0"/>
              <w:jc w:val="center"/>
              <w:rPr>
                <w:sz w:val="18"/>
                <w:szCs w:val="18"/>
              </w:rPr>
            </w:pPr>
            <w:r w:rsidRPr="0095479A">
              <w:rPr>
                <w:sz w:val="18"/>
                <w:szCs w:val="18"/>
              </w:rPr>
              <w:t>p=0.48</w:t>
            </w:r>
          </w:p>
        </w:tc>
        <w:tc>
          <w:tcPr>
            <w:tcW w:w="1350" w:type="dxa"/>
            <w:shd w:val="clear" w:color="auto" w:fill="auto"/>
            <w:tcMar>
              <w:top w:w="100" w:type="dxa"/>
              <w:left w:w="100" w:type="dxa"/>
              <w:bottom w:w="100" w:type="dxa"/>
              <w:right w:w="100" w:type="dxa"/>
            </w:tcMar>
          </w:tcPr>
          <w:p w14:paraId="1EDE8069" w14:textId="77777777" w:rsidR="00014A2A" w:rsidRPr="0095479A" w:rsidRDefault="00B01EDB" w:rsidP="00261288">
            <w:pPr>
              <w:pStyle w:val="Normal1"/>
              <w:widowControl w:val="0"/>
              <w:jc w:val="center"/>
              <w:rPr>
                <w:sz w:val="18"/>
                <w:szCs w:val="18"/>
              </w:rPr>
            </w:pPr>
            <w:r w:rsidRPr="0095479A">
              <w:rPr>
                <w:sz w:val="18"/>
                <w:szCs w:val="18"/>
              </w:rPr>
              <w:t>r= -0.21</w:t>
            </w:r>
          </w:p>
          <w:p w14:paraId="58F11096" w14:textId="77777777" w:rsidR="00014A2A" w:rsidRPr="0095479A" w:rsidRDefault="00B01EDB" w:rsidP="00261288">
            <w:pPr>
              <w:pStyle w:val="Normal1"/>
              <w:widowControl w:val="0"/>
              <w:jc w:val="center"/>
              <w:rPr>
                <w:sz w:val="18"/>
                <w:szCs w:val="18"/>
              </w:rPr>
            </w:pPr>
            <w:r w:rsidRPr="0095479A">
              <w:rPr>
                <w:sz w:val="18"/>
                <w:szCs w:val="18"/>
              </w:rPr>
              <w:t>p=0.70</w:t>
            </w:r>
          </w:p>
        </w:tc>
      </w:tr>
      <w:tr w:rsidR="00014A2A" w:rsidRPr="0095479A" w14:paraId="3B90D616"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790139A"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T</w:t>
            </w:r>
            <w:r w:rsidRPr="0095479A">
              <w:rPr>
                <w:b/>
                <w:sz w:val="18"/>
                <w:szCs w:val="18"/>
                <w:vertAlign w:val="subscript"/>
              </w:rPr>
              <w:t>sd</w:t>
            </w:r>
            <w:proofErr w:type="spellEnd"/>
          </w:p>
        </w:tc>
        <w:tc>
          <w:tcPr>
            <w:tcW w:w="1185" w:type="dxa"/>
            <w:shd w:val="clear" w:color="auto" w:fill="auto"/>
            <w:tcMar>
              <w:top w:w="100" w:type="dxa"/>
              <w:left w:w="100" w:type="dxa"/>
              <w:bottom w:w="100" w:type="dxa"/>
              <w:right w:w="100" w:type="dxa"/>
            </w:tcMar>
          </w:tcPr>
          <w:p w14:paraId="6D4CFAEC" w14:textId="77777777" w:rsidR="00014A2A" w:rsidRPr="0095479A" w:rsidRDefault="00B01EDB" w:rsidP="00261288">
            <w:pPr>
              <w:pStyle w:val="Normal1"/>
              <w:widowControl w:val="0"/>
              <w:jc w:val="center"/>
              <w:rPr>
                <w:b/>
                <w:sz w:val="18"/>
                <w:szCs w:val="18"/>
              </w:rPr>
            </w:pPr>
            <w:r w:rsidRPr="0095479A">
              <w:rPr>
                <w:b/>
                <w:sz w:val="18"/>
                <w:szCs w:val="18"/>
              </w:rPr>
              <w:t>r= 0.39</w:t>
            </w:r>
          </w:p>
          <w:p w14:paraId="3D4312DD" w14:textId="77777777" w:rsidR="00014A2A" w:rsidRPr="0095479A" w:rsidRDefault="00B01EDB" w:rsidP="00261288">
            <w:pPr>
              <w:pStyle w:val="Normal1"/>
              <w:widowControl w:val="0"/>
              <w:jc w:val="center"/>
              <w:rPr>
                <w:b/>
                <w:sz w:val="18"/>
                <w:szCs w:val="18"/>
              </w:rPr>
            </w:pPr>
            <w:r w:rsidRPr="0095479A">
              <w:rPr>
                <w:b/>
                <w:sz w:val="18"/>
                <w:szCs w:val="18"/>
              </w:rPr>
              <w:t>p=2.10e-20</w:t>
            </w:r>
          </w:p>
        </w:tc>
        <w:tc>
          <w:tcPr>
            <w:tcW w:w="1200" w:type="dxa"/>
            <w:shd w:val="clear" w:color="auto" w:fill="auto"/>
            <w:tcMar>
              <w:top w:w="100" w:type="dxa"/>
              <w:left w:w="100" w:type="dxa"/>
              <w:bottom w:w="100" w:type="dxa"/>
              <w:right w:w="100" w:type="dxa"/>
            </w:tcMar>
          </w:tcPr>
          <w:p w14:paraId="51378E1D" w14:textId="77777777" w:rsidR="00014A2A" w:rsidRPr="0095479A" w:rsidRDefault="00B01EDB" w:rsidP="00261288">
            <w:pPr>
              <w:pStyle w:val="Normal1"/>
              <w:widowControl w:val="0"/>
              <w:jc w:val="center"/>
              <w:rPr>
                <w:sz w:val="18"/>
                <w:szCs w:val="18"/>
              </w:rPr>
            </w:pPr>
            <w:r w:rsidRPr="0095479A">
              <w:rPr>
                <w:sz w:val="18"/>
                <w:szCs w:val="18"/>
              </w:rPr>
              <w:t>r= 0.24</w:t>
            </w:r>
          </w:p>
          <w:p w14:paraId="5B53C29A" w14:textId="77777777" w:rsidR="00014A2A" w:rsidRPr="0095479A" w:rsidRDefault="00B01EDB" w:rsidP="00261288">
            <w:pPr>
              <w:pStyle w:val="Normal1"/>
              <w:widowControl w:val="0"/>
              <w:jc w:val="center"/>
              <w:rPr>
                <w:sz w:val="18"/>
                <w:szCs w:val="18"/>
              </w:rPr>
            </w:pPr>
            <w:r w:rsidRPr="0095479A">
              <w:rPr>
                <w:sz w:val="18"/>
                <w:szCs w:val="18"/>
              </w:rPr>
              <w:t>p=0.42</w:t>
            </w:r>
          </w:p>
        </w:tc>
        <w:tc>
          <w:tcPr>
            <w:tcW w:w="1635" w:type="dxa"/>
            <w:shd w:val="clear" w:color="auto" w:fill="auto"/>
            <w:tcMar>
              <w:top w:w="100" w:type="dxa"/>
              <w:left w:w="100" w:type="dxa"/>
              <w:bottom w:w="100" w:type="dxa"/>
              <w:right w:w="100" w:type="dxa"/>
            </w:tcMar>
          </w:tcPr>
          <w:p w14:paraId="375D8681" w14:textId="77777777" w:rsidR="00014A2A" w:rsidRPr="0095479A" w:rsidRDefault="00B01EDB" w:rsidP="00261288">
            <w:pPr>
              <w:pStyle w:val="Normal1"/>
              <w:widowControl w:val="0"/>
              <w:jc w:val="center"/>
              <w:rPr>
                <w:sz w:val="18"/>
                <w:szCs w:val="18"/>
              </w:rPr>
            </w:pPr>
            <w:r w:rsidRPr="0095479A">
              <w:rPr>
                <w:sz w:val="18"/>
                <w:szCs w:val="18"/>
              </w:rPr>
              <w:t>r= 0.15</w:t>
            </w:r>
          </w:p>
          <w:p w14:paraId="19FDE6AC" w14:textId="77777777" w:rsidR="00014A2A" w:rsidRPr="0095479A" w:rsidRDefault="00B01EDB" w:rsidP="00261288">
            <w:pPr>
              <w:pStyle w:val="Normal1"/>
              <w:widowControl w:val="0"/>
              <w:jc w:val="center"/>
              <w:rPr>
                <w:sz w:val="18"/>
                <w:szCs w:val="18"/>
              </w:rPr>
            </w:pPr>
            <w:r w:rsidRPr="0095479A">
              <w:rPr>
                <w:sz w:val="18"/>
                <w:szCs w:val="18"/>
              </w:rPr>
              <w:t>p=1</w:t>
            </w:r>
          </w:p>
        </w:tc>
        <w:tc>
          <w:tcPr>
            <w:tcW w:w="1350" w:type="dxa"/>
            <w:shd w:val="clear" w:color="auto" w:fill="auto"/>
            <w:tcMar>
              <w:top w:w="100" w:type="dxa"/>
              <w:left w:w="100" w:type="dxa"/>
              <w:bottom w:w="100" w:type="dxa"/>
              <w:right w:w="100" w:type="dxa"/>
            </w:tcMar>
          </w:tcPr>
          <w:p w14:paraId="3C8705DD" w14:textId="77777777" w:rsidR="00014A2A" w:rsidRPr="0095479A" w:rsidRDefault="00B01EDB" w:rsidP="00261288">
            <w:pPr>
              <w:pStyle w:val="Normal1"/>
              <w:widowControl w:val="0"/>
              <w:jc w:val="center"/>
              <w:rPr>
                <w:sz w:val="18"/>
                <w:szCs w:val="18"/>
              </w:rPr>
            </w:pPr>
            <w:r w:rsidRPr="0095479A">
              <w:rPr>
                <w:sz w:val="18"/>
                <w:szCs w:val="18"/>
              </w:rPr>
              <w:t>r= 0.11</w:t>
            </w:r>
          </w:p>
          <w:p w14:paraId="22F8BDAA" w14:textId="77777777" w:rsidR="00014A2A" w:rsidRPr="0095479A" w:rsidRDefault="00B01EDB" w:rsidP="00261288">
            <w:pPr>
              <w:pStyle w:val="Normal1"/>
              <w:widowControl w:val="0"/>
              <w:jc w:val="center"/>
              <w:rPr>
                <w:sz w:val="18"/>
                <w:szCs w:val="18"/>
              </w:rPr>
            </w:pPr>
            <w:r w:rsidRPr="0095479A">
              <w:rPr>
                <w:sz w:val="18"/>
                <w:szCs w:val="18"/>
              </w:rPr>
              <w:t>p= 1</w:t>
            </w:r>
          </w:p>
        </w:tc>
      </w:tr>
      <w:tr w:rsidR="00014A2A" w:rsidRPr="0095479A" w14:paraId="67426DCA"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E71CDBA"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DO</w:t>
            </w:r>
            <w:r w:rsidRPr="0095479A">
              <w:rPr>
                <w:b/>
                <w:sz w:val="18"/>
                <w:szCs w:val="18"/>
                <w:vertAlign w:val="subscript"/>
              </w:rPr>
              <w:t>mean</w:t>
            </w:r>
            <w:proofErr w:type="spellEnd"/>
          </w:p>
        </w:tc>
        <w:tc>
          <w:tcPr>
            <w:tcW w:w="1185" w:type="dxa"/>
            <w:shd w:val="clear" w:color="auto" w:fill="auto"/>
            <w:tcMar>
              <w:top w:w="100" w:type="dxa"/>
              <w:left w:w="100" w:type="dxa"/>
              <w:bottom w:w="100" w:type="dxa"/>
              <w:right w:w="100" w:type="dxa"/>
            </w:tcMar>
          </w:tcPr>
          <w:p w14:paraId="2EEE3A34" w14:textId="77777777" w:rsidR="00014A2A" w:rsidRPr="0095479A" w:rsidRDefault="00B01EDB" w:rsidP="00261288">
            <w:pPr>
              <w:pStyle w:val="Normal1"/>
              <w:widowControl w:val="0"/>
              <w:jc w:val="center"/>
              <w:rPr>
                <w:b/>
                <w:sz w:val="18"/>
                <w:szCs w:val="18"/>
              </w:rPr>
            </w:pPr>
            <w:r w:rsidRPr="0095479A">
              <w:rPr>
                <w:b/>
                <w:sz w:val="18"/>
                <w:szCs w:val="18"/>
              </w:rPr>
              <w:t>r= 0.45</w:t>
            </w:r>
          </w:p>
          <w:p w14:paraId="043BAA5F" w14:textId="77777777" w:rsidR="00014A2A" w:rsidRPr="0095479A" w:rsidRDefault="00B01EDB" w:rsidP="00261288">
            <w:pPr>
              <w:pStyle w:val="Normal1"/>
              <w:widowControl w:val="0"/>
              <w:jc w:val="center"/>
              <w:rPr>
                <w:b/>
                <w:sz w:val="18"/>
                <w:szCs w:val="18"/>
              </w:rPr>
            </w:pPr>
            <w:r w:rsidRPr="0095479A">
              <w:rPr>
                <w:b/>
                <w:sz w:val="18"/>
                <w:szCs w:val="18"/>
              </w:rPr>
              <w:t>p=2.12e-28</w:t>
            </w:r>
          </w:p>
        </w:tc>
        <w:tc>
          <w:tcPr>
            <w:tcW w:w="1200" w:type="dxa"/>
            <w:shd w:val="clear" w:color="auto" w:fill="auto"/>
            <w:tcMar>
              <w:top w:w="100" w:type="dxa"/>
              <w:left w:w="100" w:type="dxa"/>
              <w:bottom w:w="100" w:type="dxa"/>
              <w:right w:w="100" w:type="dxa"/>
            </w:tcMar>
          </w:tcPr>
          <w:p w14:paraId="0003AAF3" w14:textId="77777777" w:rsidR="00014A2A" w:rsidRPr="0095479A" w:rsidRDefault="00B01EDB" w:rsidP="00261288">
            <w:pPr>
              <w:pStyle w:val="Normal1"/>
              <w:widowControl w:val="0"/>
              <w:jc w:val="center"/>
              <w:rPr>
                <w:sz w:val="18"/>
                <w:szCs w:val="18"/>
              </w:rPr>
            </w:pPr>
            <w:r w:rsidRPr="0095479A">
              <w:rPr>
                <w:sz w:val="18"/>
                <w:szCs w:val="18"/>
              </w:rPr>
              <w:t>r= 0.26</w:t>
            </w:r>
          </w:p>
          <w:p w14:paraId="27C1D4BE" w14:textId="77777777" w:rsidR="00014A2A" w:rsidRPr="0095479A" w:rsidRDefault="00B01EDB" w:rsidP="00261288">
            <w:pPr>
              <w:pStyle w:val="Normal1"/>
              <w:widowControl w:val="0"/>
              <w:jc w:val="center"/>
              <w:rPr>
                <w:sz w:val="18"/>
                <w:szCs w:val="18"/>
              </w:rPr>
            </w:pPr>
            <w:r w:rsidRPr="0095479A">
              <w:rPr>
                <w:sz w:val="18"/>
                <w:szCs w:val="18"/>
              </w:rPr>
              <w:t>p=0.34</w:t>
            </w:r>
          </w:p>
        </w:tc>
        <w:tc>
          <w:tcPr>
            <w:tcW w:w="1635" w:type="dxa"/>
            <w:shd w:val="clear" w:color="auto" w:fill="auto"/>
            <w:tcMar>
              <w:top w:w="100" w:type="dxa"/>
              <w:left w:w="100" w:type="dxa"/>
              <w:bottom w:w="100" w:type="dxa"/>
              <w:right w:w="100" w:type="dxa"/>
            </w:tcMar>
          </w:tcPr>
          <w:p w14:paraId="520B33CC" w14:textId="77777777" w:rsidR="00014A2A" w:rsidRPr="0095479A" w:rsidRDefault="00B01EDB" w:rsidP="00261288">
            <w:pPr>
              <w:pStyle w:val="Normal1"/>
              <w:widowControl w:val="0"/>
              <w:jc w:val="center"/>
              <w:rPr>
                <w:sz w:val="18"/>
                <w:szCs w:val="18"/>
              </w:rPr>
            </w:pPr>
            <w:r w:rsidRPr="0095479A">
              <w:rPr>
                <w:sz w:val="18"/>
                <w:szCs w:val="18"/>
              </w:rPr>
              <w:t>r=0.18</w:t>
            </w:r>
          </w:p>
          <w:p w14:paraId="12CEF84F" w14:textId="77777777" w:rsidR="00014A2A" w:rsidRPr="0095479A" w:rsidRDefault="00B01EDB" w:rsidP="00261288">
            <w:pPr>
              <w:pStyle w:val="Normal1"/>
              <w:widowControl w:val="0"/>
              <w:jc w:val="center"/>
              <w:rPr>
                <w:sz w:val="18"/>
                <w:szCs w:val="18"/>
              </w:rPr>
            </w:pPr>
            <w:r w:rsidRPr="0095479A">
              <w:rPr>
                <w:sz w:val="18"/>
                <w:szCs w:val="18"/>
              </w:rPr>
              <w:t>p=0.91</w:t>
            </w:r>
          </w:p>
        </w:tc>
        <w:tc>
          <w:tcPr>
            <w:tcW w:w="1350" w:type="dxa"/>
            <w:shd w:val="clear" w:color="auto" w:fill="auto"/>
            <w:tcMar>
              <w:top w:w="100" w:type="dxa"/>
              <w:left w:w="100" w:type="dxa"/>
              <w:bottom w:w="100" w:type="dxa"/>
              <w:right w:w="100" w:type="dxa"/>
            </w:tcMar>
          </w:tcPr>
          <w:p w14:paraId="2918ACBE" w14:textId="77777777" w:rsidR="00014A2A" w:rsidRPr="0095479A" w:rsidRDefault="00B01EDB" w:rsidP="00261288">
            <w:pPr>
              <w:pStyle w:val="Normal1"/>
              <w:widowControl w:val="0"/>
              <w:jc w:val="center"/>
              <w:rPr>
                <w:sz w:val="18"/>
                <w:szCs w:val="18"/>
              </w:rPr>
            </w:pPr>
            <w:r w:rsidRPr="0095479A">
              <w:rPr>
                <w:sz w:val="18"/>
                <w:szCs w:val="18"/>
              </w:rPr>
              <w:t>r=0.21</w:t>
            </w:r>
          </w:p>
          <w:p w14:paraId="32A7B7C9" w14:textId="77777777" w:rsidR="00014A2A" w:rsidRPr="0095479A" w:rsidRDefault="00B01EDB" w:rsidP="00261288">
            <w:pPr>
              <w:pStyle w:val="Normal1"/>
              <w:widowControl w:val="0"/>
              <w:jc w:val="center"/>
              <w:rPr>
                <w:sz w:val="18"/>
                <w:szCs w:val="18"/>
              </w:rPr>
            </w:pPr>
            <w:r w:rsidRPr="0095479A">
              <w:rPr>
                <w:sz w:val="18"/>
                <w:szCs w:val="18"/>
              </w:rPr>
              <w:t>p=0.66</w:t>
            </w:r>
          </w:p>
        </w:tc>
      </w:tr>
      <w:tr w:rsidR="00014A2A" w:rsidRPr="0095479A" w14:paraId="723F7A92"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A7ABB11"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DO</w:t>
            </w:r>
            <w:r w:rsidRPr="0095479A">
              <w:rPr>
                <w:b/>
                <w:sz w:val="18"/>
                <w:szCs w:val="18"/>
                <w:vertAlign w:val="subscript"/>
              </w:rPr>
              <w:t>sd</w:t>
            </w:r>
            <w:proofErr w:type="spellEnd"/>
          </w:p>
        </w:tc>
        <w:tc>
          <w:tcPr>
            <w:tcW w:w="1185" w:type="dxa"/>
            <w:shd w:val="clear" w:color="auto" w:fill="auto"/>
            <w:tcMar>
              <w:top w:w="100" w:type="dxa"/>
              <w:left w:w="100" w:type="dxa"/>
              <w:bottom w:w="100" w:type="dxa"/>
              <w:right w:w="100" w:type="dxa"/>
            </w:tcMar>
          </w:tcPr>
          <w:p w14:paraId="51676F77" w14:textId="77777777" w:rsidR="00014A2A" w:rsidRPr="0095479A" w:rsidRDefault="00B01EDB" w:rsidP="00261288">
            <w:pPr>
              <w:pStyle w:val="Normal1"/>
              <w:widowControl w:val="0"/>
              <w:jc w:val="center"/>
              <w:rPr>
                <w:b/>
                <w:sz w:val="18"/>
                <w:szCs w:val="18"/>
              </w:rPr>
            </w:pPr>
            <w:r w:rsidRPr="0095479A">
              <w:rPr>
                <w:b/>
                <w:sz w:val="18"/>
                <w:szCs w:val="18"/>
              </w:rPr>
              <w:t>r= 0.48</w:t>
            </w:r>
          </w:p>
          <w:p w14:paraId="082BFE7A" w14:textId="77777777" w:rsidR="00014A2A" w:rsidRPr="0095479A" w:rsidRDefault="00B01EDB" w:rsidP="00261288">
            <w:pPr>
              <w:pStyle w:val="Normal1"/>
              <w:widowControl w:val="0"/>
              <w:jc w:val="center"/>
              <w:rPr>
                <w:b/>
                <w:sz w:val="18"/>
                <w:szCs w:val="18"/>
              </w:rPr>
            </w:pPr>
            <w:r w:rsidRPr="0095479A">
              <w:rPr>
                <w:b/>
                <w:sz w:val="18"/>
                <w:szCs w:val="18"/>
              </w:rPr>
              <w:t>p=2.64e-32</w:t>
            </w:r>
          </w:p>
        </w:tc>
        <w:tc>
          <w:tcPr>
            <w:tcW w:w="1200" w:type="dxa"/>
            <w:shd w:val="clear" w:color="auto" w:fill="auto"/>
            <w:tcMar>
              <w:top w:w="100" w:type="dxa"/>
              <w:left w:w="100" w:type="dxa"/>
              <w:bottom w:w="100" w:type="dxa"/>
              <w:right w:w="100" w:type="dxa"/>
            </w:tcMar>
          </w:tcPr>
          <w:p w14:paraId="1ACE446C" w14:textId="77777777" w:rsidR="00014A2A" w:rsidRPr="0095479A" w:rsidRDefault="00B01EDB" w:rsidP="00261288">
            <w:pPr>
              <w:pStyle w:val="Normal1"/>
              <w:widowControl w:val="0"/>
              <w:jc w:val="center"/>
              <w:rPr>
                <w:b/>
                <w:sz w:val="18"/>
                <w:szCs w:val="18"/>
              </w:rPr>
            </w:pPr>
            <w:r w:rsidRPr="0095479A">
              <w:rPr>
                <w:b/>
                <w:sz w:val="18"/>
                <w:szCs w:val="18"/>
              </w:rPr>
              <w:t>r=0.41</w:t>
            </w:r>
          </w:p>
          <w:p w14:paraId="76239C40" w14:textId="77777777" w:rsidR="00014A2A" w:rsidRPr="0095479A" w:rsidRDefault="00B01EDB" w:rsidP="00261288">
            <w:pPr>
              <w:pStyle w:val="Normal1"/>
              <w:widowControl w:val="0"/>
              <w:jc w:val="center"/>
              <w:rPr>
                <w:b/>
                <w:sz w:val="18"/>
                <w:szCs w:val="18"/>
              </w:rPr>
            </w:pPr>
            <w:r w:rsidRPr="0095479A">
              <w:rPr>
                <w:b/>
                <w:sz w:val="18"/>
                <w:szCs w:val="18"/>
              </w:rPr>
              <w:t>p=0.021</w:t>
            </w:r>
          </w:p>
        </w:tc>
        <w:tc>
          <w:tcPr>
            <w:tcW w:w="1635" w:type="dxa"/>
            <w:shd w:val="clear" w:color="auto" w:fill="auto"/>
            <w:tcMar>
              <w:top w:w="100" w:type="dxa"/>
              <w:left w:w="100" w:type="dxa"/>
              <w:bottom w:w="100" w:type="dxa"/>
              <w:right w:w="100" w:type="dxa"/>
            </w:tcMar>
          </w:tcPr>
          <w:p w14:paraId="4F2E4C38" w14:textId="77777777" w:rsidR="00014A2A" w:rsidRPr="0095479A" w:rsidRDefault="00B01EDB" w:rsidP="00261288">
            <w:pPr>
              <w:pStyle w:val="Normal1"/>
              <w:widowControl w:val="0"/>
              <w:jc w:val="center"/>
              <w:rPr>
                <w:sz w:val="18"/>
                <w:szCs w:val="18"/>
              </w:rPr>
            </w:pPr>
            <w:r w:rsidRPr="0095479A">
              <w:rPr>
                <w:sz w:val="18"/>
                <w:szCs w:val="18"/>
              </w:rPr>
              <w:t>r=0.31</w:t>
            </w:r>
          </w:p>
          <w:p w14:paraId="3E2EDBAF" w14:textId="77777777" w:rsidR="00014A2A" w:rsidRPr="0095479A" w:rsidRDefault="00B01EDB" w:rsidP="00261288">
            <w:pPr>
              <w:pStyle w:val="Normal1"/>
              <w:widowControl w:val="0"/>
              <w:jc w:val="center"/>
              <w:rPr>
                <w:sz w:val="18"/>
                <w:szCs w:val="18"/>
              </w:rPr>
            </w:pPr>
            <w:r w:rsidRPr="0095479A">
              <w:rPr>
                <w:sz w:val="18"/>
                <w:szCs w:val="18"/>
              </w:rPr>
              <w:t>p=0.16</w:t>
            </w:r>
          </w:p>
        </w:tc>
        <w:tc>
          <w:tcPr>
            <w:tcW w:w="1350" w:type="dxa"/>
            <w:shd w:val="clear" w:color="auto" w:fill="auto"/>
            <w:tcMar>
              <w:top w:w="100" w:type="dxa"/>
              <w:left w:w="100" w:type="dxa"/>
              <w:bottom w:w="100" w:type="dxa"/>
              <w:right w:w="100" w:type="dxa"/>
            </w:tcMar>
          </w:tcPr>
          <w:p w14:paraId="26AE8C29" w14:textId="77777777" w:rsidR="00014A2A" w:rsidRPr="0095479A" w:rsidRDefault="00B01EDB" w:rsidP="00261288">
            <w:pPr>
              <w:pStyle w:val="Normal1"/>
              <w:widowControl w:val="0"/>
              <w:jc w:val="center"/>
              <w:rPr>
                <w:sz w:val="18"/>
                <w:szCs w:val="18"/>
              </w:rPr>
            </w:pPr>
            <w:r w:rsidRPr="0095479A">
              <w:rPr>
                <w:sz w:val="18"/>
                <w:szCs w:val="18"/>
              </w:rPr>
              <w:t>r=0.31</w:t>
            </w:r>
          </w:p>
          <w:p w14:paraId="1143D498" w14:textId="77777777" w:rsidR="00014A2A" w:rsidRPr="0095479A" w:rsidRDefault="00B01EDB" w:rsidP="00261288">
            <w:pPr>
              <w:pStyle w:val="Normal1"/>
              <w:widowControl w:val="0"/>
              <w:jc w:val="center"/>
              <w:rPr>
                <w:sz w:val="18"/>
                <w:szCs w:val="18"/>
              </w:rPr>
            </w:pPr>
            <w:r w:rsidRPr="0095479A">
              <w:rPr>
                <w:sz w:val="18"/>
                <w:szCs w:val="18"/>
              </w:rPr>
              <w:t>p=0.15</w:t>
            </w:r>
          </w:p>
        </w:tc>
      </w:tr>
      <w:tr w:rsidR="00014A2A" w:rsidRPr="0095479A" w14:paraId="21F5FE4E"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4E2B74"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pH</w:t>
            </w:r>
            <w:r w:rsidRPr="0095479A">
              <w:rPr>
                <w:b/>
                <w:sz w:val="18"/>
                <w:szCs w:val="18"/>
                <w:vertAlign w:val="subscript"/>
              </w:rPr>
              <w:t>mean</w:t>
            </w:r>
            <w:proofErr w:type="spellEnd"/>
          </w:p>
        </w:tc>
        <w:tc>
          <w:tcPr>
            <w:tcW w:w="1185" w:type="dxa"/>
            <w:shd w:val="clear" w:color="auto" w:fill="auto"/>
            <w:tcMar>
              <w:top w:w="100" w:type="dxa"/>
              <w:left w:w="100" w:type="dxa"/>
              <w:bottom w:w="100" w:type="dxa"/>
              <w:right w:w="100" w:type="dxa"/>
            </w:tcMar>
          </w:tcPr>
          <w:p w14:paraId="39E5B0B9" w14:textId="77777777" w:rsidR="00014A2A" w:rsidRPr="0095479A" w:rsidRDefault="00B01EDB" w:rsidP="00261288">
            <w:pPr>
              <w:pStyle w:val="Normal1"/>
              <w:widowControl w:val="0"/>
              <w:jc w:val="center"/>
              <w:rPr>
                <w:b/>
                <w:sz w:val="18"/>
                <w:szCs w:val="18"/>
              </w:rPr>
            </w:pPr>
            <w:r w:rsidRPr="0095479A">
              <w:rPr>
                <w:b/>
                <w:sz w:val="18"/>
                <w:szCs w:val="18"/>
              </w:rPr>
              <w:t>r= -0.32</w:t>
            </w:r>
          </w:p>
          <w:p w14:paraId="3BB969CC" w14:textId="77777777" w:rsidR="00014A2A" w:rsidRPr="0095479A" w:rsidRDefault="00B01EDB" w:rsidP="00261288">
            <w:pPr>
              <w:pStyle w:val="Normal1"/>
              <w:widowControl w:val="0"/>
              <w:jc w:val="center"/>
              <w:rPr>
                <w:b/>
                <w:sz w:val="18"/>
                <w:szCs w:val="18"/>
              </w:rPr>
            </w:pPr>
            <w:r w:rsidRPr="0095479A">
              <w:rPr>
                <w:b/>
                <w:sz w:val="18"/>
                <w:szCs w:val="18"/>
              </w:rPr>
              <w:t>p=1.08e-12</w:t>
            </w:r>
          </w:p>
        </w:tc>
        <w:tc>
          <w:tcPr>
            <w:tcW w:w="1200" w:type="dxa"/>
            <w:shd w:val="clear" w:color="auto" w:fill="auto"/>
            <w:tcMar>
              <w:top w:w="100" w:type="dxa"/>
              <w:left w:w="100" w:type="dxa"/>
              <w:bottom w:w="100" w:type="dxa"/>
              <w:right w:w="100" w:type="dxa"/>
            </w:tcMar>
          </w:tcPr>
          <w:p w14:paraId="531C809D" w14:textId="77777777" w:rsidR="00014A2A" w:rsidRPr="0095479A" w:rsidRDefault="00B01EDB" w:rsidP="00261288">
            <w:pPr>
              <w:pStyle w:val="Normal1"/>
              <w:widowControl w:val="0"/>
              <w:jc w:val="center"/>
              <w:rPr>
                <w:sz w:val="18"/>
                <w:szCs w:val="18"/>
              </w:rPr>
            </w:pPr>
            <w:r w:rsidRPr="0095479A">
              <w:rPr>
                <w:sz w:val="18"/>
                <w:szCs w:val="18"/>
              </w:rPr>
              <w:t>r= -0.09</w:t>
            </w:r>
          </w:p>
          <w:p w14:paraId="077EE825" w14:textId="77777777" w:rsidR="00014A2A" w:rsidRPr="0095479A" w:rsidRDefault="00B01EDB" w:rsidP="00261288">
            <w:pPr>
              <w:pStyle w:val="Normal1"/>
              <w:widowControl w:val="0"/>
              <w:jc w:val="center"/>
              <w:rPr>
                <w:sz w:val="18"/>
                <w:szCs w:val="18"/>
              </w:rPr>
            </w:pPr>
            <w:r w:rsidRPr="0095479A">
              <w:rPr>
                <w:sz w:val="18"/>
                <w:szCs w:val="18"/>
              </w:rPr>
              <w:t>p=1</w:t>
            </w:r>
          </w:p>
        </w:tc>
        <w:tc>
          <w:tcPr>
            <w:tcW w:w="1635" w:type="dxa"/>
            <w:shd w:val="clear" w:color="auto" w:fill="auto"/>
            <w:tcMar>
              <w:top w:w="100" w:type="dxa"/>
              <w:left w:w="100" w:type="dxa"/>
              <w:bottom w:w="100" w:type="dxa"/>
              <w:right w:w="100" w:type="dxa"/>
            </w:tcMar>
          </w:tcPr>
          <w:p w14:paraId="2A9C9681" w14:textId="77777777" w:rsidR="00014A2A" w:rsidRPr="0095479A" w:rsidRDefault="00B01EDB" w:rsidP="00261288">
            <w:pPr>
              <w:pStyle w:val="Normal1"/>
              <w:widowControl w:val="0"/>
              <w:jc w:val="center"/>
              <w:rPr>
                <w:sz w:val="18"/>
                <w:szCs w:val="18"/>
              </w:rPr>
            </w:pPr>
            <w:r w:rsidRPr="0095479A">
              <w:rPr>
                <w:sz w:val="18"/>
                <w:szCs w:val="18"/>
              </w:rPr>
              <w:t>r=-0.02</w:t>
            </w:r>
          </w:p>
          <w:p w14:paraId="54469C24" w14:textId="77777777" w:rsidR="00014A2A" w:rsidRPr="0095479A" w:rsidRDefault="00B01EDB" w:rsidP="00261288">
            <w:pPr>
              <w:pStyle w:val="Normal1"/>
              <w:widowControl w:val="0"/>
              <w:jc w:val="center"/>
              <w:rPr>
                <w:sz w:val="18"/>
                <w:szCs w:val="18"/>
              </w:rPr>
            </w:pPr>
            <w:r w:rsidRPr="0095479A">
              <w:rPr>
                <w:sz w:val="18"/>
                <w:szCs w:val="18"/>
              </w:rPr>
              <w:t>p=1</w:t>
            </w:r>
          </w:p>
        </w:tc>
        <w:tc>
          <w:tcPr>
            <w:tcW w:w="1350" w:type="dxa"/>
            <w:shd w:val="clear" w:color="auto" w:fill="auto"/>
            <w:tcMar>
              <w:top w:w="100" w:type="dxa"/>
              <w:left w:w="100" w:type="dxa"/>
              <w:bottom w:w="100" w:type="dxa"/>
              <w:right w:w="100" w:type="dxa"/>
            </w:tcMar>
          </w:tcPr>
          <w:p w14:paraId="33E103A5" w14:textId="77777777" w:rsidR="00014A2A" w:rsidRPr="0095479A" w:rsidRDefault="00B01EDB" w:rsidP="00261288">
            <w:pPr>
              <w:pStyle w:val="Normal1"/>
              <w:widowControl w:val="0"/>
              <w:jc w:val="center"/>
              <w:rPr>
                <w:sz w:val="18"/>
                <w:szCs w:val="18"/>
              </w:rPr>
            </w:pPr>
            <w:r w:rsidRPr="0095479A">
              <w:rPr>
                <w:sz w:val="18"/>
                <w:szCs w:val="18"/>
              </w:rPr>
              <w:t>r=-0.03</w:t>
            </w:r>
          </w:p>
          <w:p w14:paraId="5A55A05D" w14:textId="77777777" w:rsidR="00014A2A" w:rsidRPr="0095479A" w:rsidRDefault="00B01EDB" w:rsidP="00261288">
            <w:pPr>
              <w:pStyle w:val="Normal1"/>
              <w:widowControl w:val="0"/>
              <w:jc w:val="center"/>
              <w:rPr>
                <w:sz w:val="18"/>
                <w:szCs w:val="18"/>
              </w:rPr>
            </w:pPr>
            <w:r w:rsidRPr="0095479A">
              <w:rPr>
                <w:sz w:val="18"/>
                <w:szCs w:val="18"/>
              </w:rPr>
              <w:t>p=1</w:t>
            </w:r>
          </w:p>
        </w:tc>
      </w:tr>
      <w:tr w:rsidR="00014A2A" w:rsidRPr="0095479A" w14:paraId="634F7772" w14:textId="77777777" w:rsidTr="0095479A">
        <w:trPr>
          <w:jc w:val="center"/>
        </w:trPr>
        <w:tc>
          <w:tcPr>
            <w:tcW w:w="900" w:type="dxa"/>
            <w:tcBorders>
              <w:top w:val="nil"/>
              <w:left w:val="single" w:sz="4" w:space="0" w:color="000000"/>
              <w:bottom w:val="single" w:sz="4" w:space="0" w:color="auto"/>
              <w:right w:val="single" w:sz="4" w:space="0" w:color="000000"/>
            </w:tcBorders>
            <w:tcMar>
              <w:top w:w="100" w:type="dxa"/>
              <w:left w:w="100" w:type="dxa"/>
              <w:bottom w:w="100" w:type="dxa"/>
              <w:right w:w="100" w:type="dxa"/>
            </w:tcMar>
          </w:tcPr>
          <w:p w14:paraId="7529CD1A" w14:textId="77777777" w:rsidR="00014A2A" w:rsidRPr="0095479A" w:rsidRDefault="00B01EDB" w:rsidP="00261288">
            <w:pPr>
              <w:pStyle w:val="Normal1"/>
              <w:widowControl w:val="0"/>
              <w:jc w:val="center"/>
              <w:rPr>
                <w:b/>
                <w:sz w:val="18"/>
                <w:szCs w:val="18"/>
                <w:vertAlign w:val="subscript"/>
              </w:rPr>
            </w:pPr>
            <w:proofErr w:type="spellStart"/>
            <w:r w:rsidRPr="0095479A">
              <w:rPr>
                <w:b/>
                <w:sz w:val="18"/>
                <w:szCs w:val="18"/>
              </w:rPr>
              <w:t>pH</w:t>
            </w:r>
            <w:r w:rsidRPr="0095479A">
              <w:rPr>
                <w:b/>
                <w:sz w:val="18"/>
                <w:szCs w:val="18"/>
                <w:vertAlign w:val="subscript"/>
              </w:rPr>
              <w:t>sd</w:t>
            </w:r>
            <w:proofErr w:type="spellEnd"/>
          </w:p>
        </w:tc>
        <w:tc>
          <w:tcPr>
            <w:tcW w:w="1185" w:type="dxa"/>
            <w:tcBorders>
              <w:bottom w:val="single" w:sz="4" w:space="0" w:color="auto"/>
            </w:tcBorders>
            <w:shd w:val="clear" w:color="auto" w:fill="auto"/>
            <w:tcMar>
              <w:top w:w="100" w:type="dxa"/>
              <w:left w:w="100" w:type="dxa"/>
              <w:bottom w:w="100" w:type="dxa"/>
              <w:right w:w="100" w:type="dxa"/>
            </w:tcMar>
          </w:tcPr>
          <w:p w14:paraId="5FAE4552" w14:textId="77777777" w:rsidR="00014A2A" w:rsidRPr="0095479A" w:rsidRDefault="00B01EDB" w:rsidP="00261288">
            <w:pPr>
              <w:pStyle w:val="Normal1"/>
              <w:widowControl w:val="0"/>
              <w:jc w:val="center"/>
              <w:rPr>
                <w:b/>
                <w:sz w:val="18"/>
                <w:szCs w:val="18"/>
              </w:rPr>
            </w:pPr>
            <w:r w:rsidRPr="0095479A">
              <w:rPr>
                <w:b/>
                <w:sz w:val="18"/>
                <w:szCs w:val="18"/>
              </w:rPr>
              <w:t>r= 0.30</w:t>
            </w:r>
          </w:p>
          <w:p w14:paraId="3BA643C4" w14:textId="77777777" w:rsidR="00014A2A" w:rsidRPr="0095479A" w:rsidRDefault="00B01EDB" w:rsidP="00261288">
            <w:pPr>
              <w:pStyle w:val="Normal1"/>
              <w:widowControl w:val="0"/>
              <w:jc w:val="center"/>
              <w:rPr>
                <w:b/>
                <w:sz w:val="18"/>
                <w:szCs w:val="18"/>
              </w:rPr>
            </w:pPr>
            <w:r w:rsidRPr="0095479A">
              <w:rPr>
                <w:b/>
                <w:sz w:val="18"/>
                <w:szCs w:val="18"/>
              </w:rPr>
              <w:t>p=8.72e-11</w:t>
            </w:r>
          </w:p>
        </w:tc>
        <w:tc>
          <w:tcPr>
            <w:tcW w:w="1200" w:type="dxa"/>
            <w:tcBorders>
              <w:bottom w:val="single" w:sz="4" w:space="0" w:color="auto"/>
            </w:tcBorders>
            <w:shd w:val="clear" w:color="auto" w:fill="auto"/>
            <w:tcMar>
              <w:top w:w="100" w:type="dxa"/>
              <w:left w:w="100" w:type="dxa"/>
              <w:bottom w:w="100" w:type="dxa"/>
              <w:right w:w="100" w:type="dxa"/>
            </w:tcMar>
          </w:tcPr>
          <w:p w14:paraId="74827C09" w14:textId="77777777" w:rsidR="00014A2A" w:rsidRPr="0095479A" w:rsidRDefault="00B01EDB" w:rsidP="00261288">
            <w:pPr>
              <w:pStyle w:val="Normal1"/>
              <w:widowControl w:val="0"/>
              <w:jc w:val="center"/>
              <w:rPr>
                <w:sz w:val="18"/>
                <w:szCs w:val="18"/>
              </w:rPr>
            </w:pPr>
            <w:r w:rsidRPr="0095479A">
              <w:rPr>
                <w:sz w:val="18"/>
                <w:szCs w:val="18"/>
              </w:rPr>
              <w:t>r= 0.22</w:t>
            </w:r>
          </w:p>
          <w:p w14:paraId="4CDD4A33" w14:textId="77777777" w:rsidR="00014A2A" w:rsidRPr="0095479A" w:rsidRDefault="00B01EDB" w:rsidP="00261288">
            <w:pPr>
              <w:pStyle w:val="Normal1"/>
              <w:widowControl w:val="0"/>
              <w:jc w:val="center"/>
              <w:rPr>
                <w:sz w:val="18"/>
                <w:szCs w:val="18"/>
              </w:rPr>
            </w:pPr>
            <w:r w:rsidRPr="0095479A">
              <w:rPr>
                <w:sz w:val="18"/>
                <w:szCs w:val="18"/>
              </w:rPr>
              <w:t>p=0.73</w:t>
            </w:r>
          </w:p>
        </w:tc>
        <w:tc>
          <w:tcPr>
            <w:tcW w:w="1635" w:type="dxa"/>
            <w:tcBorders>
              <w:bottom w:val="single" w:sz="4" w:space="0" w:color="auto"/>
            </w:tcBorders>
            <w:shd w:val="clear" w:color="auto" w:fill="auto"/>
            <w:tcMar>
              <w:top w:w="100" w:type="dxa"/>
              <w:left w:w="100" w:type="dxa"/>
              <w:bottom w:w="100" w:type="dxa"/>
              <w:right w:w="100" w:type="dxa"/>
            </w:tcMar>
          </w:tcPr>
          <w:p w14:paraId="607453C7" w14:textId="77777777" w:rsidR="00014A2A" w:rsidRPr="0095479A" w:rsidRDefault="00B01EDB" w:rsidP="00261288">
            <w:pPr>
              <w:pStyle w:val="Normal1"/>
              <w:widowControl w:val="0"/>
              <w:jc w:val="center"/>
              <w:rPr>
                <w:sz w:val="18"/>
                <w:szCs w:val="18"/>
              </w:rPr>
            </w:pPr>
            <w:r w:rsidRPr="0095479A">
              <w:rPr>
                <w:sz w:val="18"/>
                <w:szCs w:val="18"/>
              </w:rPr>
              <w:t>r=0.06</w:t>
            </w:r>
          </w:p>
          <w:p w14:paraId="69BEDD8B" w14:textId="77777777" w:rsidR="00014A2A" w:rsidRPr="0095479A" w:rsidRDefault="00B01EDB" w:rsidP="00261288">
            <w:pPr>
              <w:pStyle w:val="Normal1"/>
              <w:widowControl w:val="0"/>
              <w:jc w:val="center"/>
              <w:rPr>
                <w:sz w:val="18"/>
                <w:szCs w:val="18"/>
              </w:rPr>
            </w:pPr>
            <w:r w:rsidRPr="0095479A">
              <w:rPr>
                <w:sz w:val="18"/>
                <w:szCs w:val="18"/>
              </w:rPr>
              <w:t>p=1</w:t>
            </w:r>
          </w:p>
        </w:tc>
        <w:tc>
          <w:tcPr>
            <w:tcW w:w="1350" w:type="dxa"/>
            <w:tcBorders>
              <w:bottom w:val="single" w:sz="4" w:space="0" w:color="auto"/>
            </w:tcBorders>
            <w:shd w:val="clear" w:color="auto" w:fill="auto"/>
            <w:tcMar>
              <w:top w:w="100" w:type="dxa"/>
              <w:left w:w="100" w:type="dxa"/>
              <w:bottom w:w="100" w:type="dxa"/>
              <w:right w:w="100" w:type="dxa"/>
            </w:tcMar>
          </w:tcPr>
          <w:p w14:paraId="5A461F0C" w14:textId="77777777" w:rsidR="00014A2A" w:rsidRPr="0095479A" w:rsidRDefault="00B01EDB" w:rsidP="00261288">
            <w:pPr>
              <w:pStyle w:val="Normal1"/>
              <w:widowControl w:val="0"/>
              <w:jc w:val="center"/>
              <w:rPr>
                <w:sz w:val="18"/>
                <w:szCs w:val="18"/>
              </w:rPr>
            </w:pPr>
            <w:r w:rsidRPr="0095479A">
              <w:rPr>
                <w:sz w:val="18"/>
                <w:szCs w:val="18"/>
              </w:rPr>
              <w:t>r=0.04</w:t>
            </w:r>
          </w:p>
          <w:p w14:paraId="4F21EB5F" w14:textId="77777777" w:rsidR="00014A2A" w:rsidRPr="0095479A" w:rsidRDefault="00B01EDB" w:rsidP="00261288">
            <w:pPr>
              <w:pStyle w:val="Normal1"/>
              <w:widowControl w:val="0"/>
              <w:jc w:val="center"/>
              <w:rPr>
                <w:sz w:val="18"/>
                <w:szCs w:val="18"/>
              </w:rPr>
            </w:pPr>
            <w:r w:rsidRPr="0095479A">
              <w:rPr>
                <w:sz w:val="18"/>
                <w:szCs w:val="18"/>
              </w:rPr>
              <w:t>p=1</w:t>
            </w:r>
          </w:p>
        </w:tc>
      </w:tr>
      <w:tr w:rsidR="00014A2A" w:rsidRPr="0095479A" w14:paraId="58B4B77A" w14:textId="77777777" w:rsidTr="0095479A">
        <w:trPr>
          <w:trHeight w:val="360"/>
          <w:jc w:val="center"/>
        </w:trPr>
        <w:tc>
          <w:tcPr>
            <w:tcW w:w="6270" w:type="dxa"/>
            <w:gridSpan w:val="5"/>
            <w:tcBorders>
              <w:top w:val="single" w:sz="4" w:space="0" w:color="auto"/>
              <w:left w:val="nil"/>
              <w:bottom w:val="nil"/>
              <w:right w:val="nil"/>
            </w:tcBorders>
            <w:tcMar>
              <w:top w:w="100" w:type="dxa"/>
              <w:left w:w="100" w:type="dxa"/>
              <w:bottom w:w="100" w:type="dxa"/>
              <w:right w:w="100" w:type="dxa"/>
            </w:tcMar>
          </w:tcPr>
          <w:p w14:paraId="7AA64BBE" w14:textId="77777777" w:rsidR="00014A2A" w:rsidRPr="0095479A" w:rsidRDefault="00B01EDB" w:rsidP="00261288">
            <w:pPr>
              <w:pStyle w:val="Normal1"/>
              <w:widowControl w:val="0"/>
              <w:jc w:val="center"/>
              <w:rPr>
                <w:sz w:val="18"/>
                <w:szCs w:val="18"/>
              </w:rPr>
            </w:pPr>
            <w:r w:rsidRPr="0095479A">
              <w:rPr>
                <w:b/>
                <w:sz w:val="18"/>
                <w:szCs w:val="18"/>
              </w:rPr>
              <w:t xml:space="preserve">Table 3: </w:t>
            </w:r>
            <w:r w:rsidRPr="0095479A">
              <w:rPr>
                <w:sz w:val="18"/>
                <w:szCs w:val="18"/>
              </w:rPr>
              <w:t>Correlation analysis results between growth, environmental parameters, and peptide abundance (z-transformed). Correlation coefficient r shown with p-values adjusted via Bonferroni correction (number of comparisons). Correlations deemed significant are in bold.</w:t>
            </w:r>
          </w:p>
        </w:tc>
      </w:tr>
    </w:tbl>
    <w:p w14:paraId="27EF9C1D" w14:textId="77777777" w:rsidR="00014A2A" w:rsidRPr="004A045C" w:rsidRDefault="00B01EDB" w:rsidP="00B01EDB">
      <w:pPr>
        <w:pStyle w:val="Heading2"/>
        <w:keepNext w:val="0"/>
        <w:keepLines w:val="0"/>
        <w:spacing w:before="480"/>
        <w:rPr>
          <w:b/>
        </w:rPr>
      </w:pPr>
      <w:bookmarkStart w:id="409" w:name="_bn1bgc65kmee" w:colFirst="0" w:colLast="0"/>
      <w:bookmarkEnd w:id="409"/>
      <w:r w:rsidRPr="004A045C">
        <w:rPr>
          <w:b/>
        </w:rPr>
        <w:t>Discussion</w:t>
      </w:r>
    </w:p>
    <w:p w14:paraId="2E44C161" w14:textId="39DC2E1B" w:rsidR="00014A2A" w:rsidRPr="004A045C" w:rsidRDefault="00B01EDB" w:rsidP="00B01EDB">
      <w:pPr>
        <w:pStyle w:val="Normal1"/>
        <w:ind w:firstLine="720"/>
      </w:pPr>
      <w:r w:rsidRPr="004A045C">
        <w:t xml:space="preserve">This study tested the effects of varying pH on geoduck, a valuable aquaculture species in a natural setting, and confirmed that </w:t>
      </w:r>
      <w:proofErr w:type="spellStart"/>
      <w:r w:rsidRPr="004A045C">
        <w:rPr>
          <w:i/>
        </w:rPr>
        <w:t>Zostera</w:t>
      </w:r>
      <w:proofErr w:type="spellEnd"/>
      <w:r w:rsidRPr="004A045C">
        <w:rPr>
          <w:i/>
        </w:rPr>
        <w:t xml:space="preserve"> marina</w:t>
      </w:r>
      <w:r w:rsidRPr="004A045C">
        <w:t xml:space="preserve"> eelgrass can effectively alter local pH </w:t>
      </w:r>
      <w:r w:rsidRPr="004A045C">
        <w:lastRenderedPageBreak/>
        <w:t xml:space="preserve">during warm summer months (June and July). With this design, future ocean acidification research on cultured shellfish can augment findings from controlled laboratory studies with field deployments to incorporate natural variability associated with an organism’s habitat. Global and targeted proteomics was assessed alongside growth and environmental data for an integrated view of how geoduck respond to varying environmental conditions. </w:t>
      </w:r>
      <w:del w:id="410" w:author="Laura H Spencer" w:date="2018-12-12T17:47:00Z">
        <w:r w:rsidRPr="004A045C" w:rsidDel="003419ED">
          <w:delText xml:space="preserve">Proteomics is a powerful approach suitable for comparative physiological studies of non-model, </w:delText>
        </w:r>
      </w:del>
      <w:del w:id="411" w:author="Laura H Spencer" w:date="2018-12-10T23:39:00Z">
        <w:r w:rsidRPr="004A045C" w:rsidDel="00682E30">
          <w:delText>cultured fishes</w:delText>
        </w:r>
      </w:del>
      <w:del w:id="412" w:author="Laura H Spencer" w:date="2018-12-12T17:47:00Z">
        <w:r w:rsidRPr="004A045C" w:rsidDel="003419ED">
          <w:delText xml:space="preserve">. </w:delText>
        </w:r>
      </w:del>
      <w:commentRangeStart w:id="413"/>
      <w:ins w:id="414" w:author="Laura H Spencer" w:date="2018-12-12T17:49:00Z">
        <w:r w:rsidR="003419ED" w:rsidRPr="004A045C">
          <w:t xml:space="preserve">Proteomics is a powerful approach suitable for comparative physiological studies of non-model, </w:t>
        </w:r>
        <w:r w:rsidR="003419ED">
          <w:t>marine organisms (</w:t>
        </w:r>
        <w:proofErr w:type="spellStart"/>
        <w:r w:rsidR="003419ED">
          <w:t>Tomanek</w:t>
        </w:r>
        <w:proofErr w:type="spellEnd"/>
        <w:r w:rsidR="003419ED">
          <w:t>, 2014)</w:t>
        </w:r>
        <w:commentRangeEnd w:id="413"/>
        <w:r w:rsidR="003419ED">
          <w:rPr>
            <w:rStyle w:val="CommentReference"/>
          </w:rPr>
          <w:commentReference w:id="413"/>
        </w:r>
        <w:r w:rsidR="003419ED" w:rsidRPr="004A045C">
          <w:t>.</w:t>
        </w:r>
        <w:r w:rsidR="003419ED">
          <w:t xml:space="preserve"> </w:t>
        </w:r>
      </w:ins>
      <w:r w:rsidRPr="004A045C">
        <w:t xml:space="preserve">Using a </w:t>
      </w:r>
      <w:proofErr w:type="spellStart"/>
      <w:r w:rsidRPr="004A045C">
        <w:t>two step</w:t>
      </w:r>
      <w:proofErr w:type="spellEnd"/>
      <w:r w:rsidRPr="004A045C">
        <w:t xml:space="preserve"> method, this study detected substantially more proteins (8,077) compared to the previous geoduck study using Data Dependent Analysis (3,651) </w:t>
      </w:r>
      <w:hyperlink r:id="rId56">
        <w:r w:rsidRPr="004A045C">
          <w:rPr>
            <w:color w:val="000000"/>
          </w:rPr>
          <w:t>(Timmins-Schi</w:t>
        </w:r>
        <w:r w:rsidRPr="004A045C">
          <w:rPr>
            <w:color w:val="000000"/>
          </w:rPr>
          <w:t>f</w:t>
        </w:r>
        <w:r w:rsidRPr="004A045C">
          <w:rPr>
            <w:color w:val="000000"/>
          </w:rPr>
          <w:t>fman et al. 2017)</w:t>
        </w:r>
      </w:hyperlink>
      <w:r w:rsidRPr="004A045C">
        <w:t>. This produced a valuable protein catalogue for future projects, as researchers can now skip directly to the targeted SRM phase to greatly reduce the cost and time associated with a discovery analysis.</w:t>
      </w:r>
    </w:p>
    <w:p w14:paraId="1EBB6C99" w14:textId="3F779C27" w:rsidR="00014A2A" w:rsidRPr="004A045C" w:rsidRDefault="00B01EDB" w:rsidP="00B01EDB">
      <w:pPr>
        <w:pStyle w:val="Normal1"/>
        <w:ind w:firstLine="720"/>
      </w:pPr>
      <w:r w:rsidRPr="004A045C">
        <w:t xml:space="preserve">Geoduck exhibited no phenotypic differences between pH conditions, counter to our predictions. We predicted that within eelgrass habitats pH would be higher, creating a refuge against the less alkaline surrounding waters and reducing oxidative stress. Concordantly, proteins involved in the oxidative stress response would be less abundant inside eelgrass habitats (such as superoxide dismutase, peroxiredoxin-1, catalase, and HSP), possibly translating to differential growth. While pH in eelgrass habitats was found to be consistently higher in this study, no differences in </w:t>
      </w:r>
      <w:commentRangeStart w:id="415"/>
      <w:ins w:id="416" w:author="Laura H Spencer" w:date="2018-12-10T23:46:00Z">
        <w:r w:rsidR="00682E30">
          <w:t>abundance of selected proteins</w:t>
        </w:r>
        <w:commentRangeEnd w:id="415"/>
        <w:r w:rsidR="00682E30">
          <w:rPr>
            <w:rStyle w:val="CommentReference"/>
          </w:rPr>
          <w:commentReference w:id="415"/>
        </w:r>
      </w:ins>
      <w:del w:id="417" w:author="Laura H Spencer" w:date="2018-12-10T23:46:00Z">
        <w:r w:rsidRPr="004A045C" w:rsidDel="00682E30">
          <w:delText>protein abundance</w:delText>
        </w:r>
      </w:del>
      <w:r w:rsidRPr="004A045C">
        <w:t xml:space="preserve">, growth or survival were found between habitats across all four bays. This suggests that juvenile geoduck may tolerate a wide pH range in the context of the natural environment in which they are cultured. </w:t>
      </w:r>
    </w:p>
    <w:p w14:paraId="1741F291" w14:textId="0F07EB90" w:rsidR="00014A2A" w:rsidRPr="004A045C" w:rsidRDefault="00B01EDB" w:rsidP="00B01EDB">
      <w:pPr>
        <w:pStyle w:val="Normal1"/>
        <w:ind w:firstLine="720"/>
      </w:pPr>
      <w:r w:rsidRPr="004A045C">
        <w:t xml:space="preserve">Earlier studies on other clam species point to some degree of pH tolerance, but also describe complex responses to low pH that vary between metrics, species, and when secondary stressors are applied </w:t>
      </w:r>
      <w:r w:rsidR="00162960">
        <w:rPr>
          <w:color w:val="000000"/>
        </w:rPr>
        <w:fldChar w:fldCharType="begin"/>
      </w:r>
      <w:r w:rsidR="00162960">
        <w:rPr>
          <w:color w:val="000000"/>
        </w:rPr>
        <w:instrText xml:space="preserve"> HYPERLINK "https://paperpile.com/c/u9FQbA/13F1+1Dz2+6oCa+LFqG+UfoG+VwM5+SBmr" \h </w:instrText>
      </w:r>
      <w:r w:rsidR="00162960">
        <w:rPr>
          <w:color w:val="000000"/>
        </w:rPr>
        <w:fldChar w:fldCharType="separate"/>
      </w:r>
      <w:r w:rsidRPr="004A045C">
        <w:rPr>
          <w:color w:val="000000"/>
        </w:rPr>
        <w:t>(</w:t>
      </w:r>
      <w:proofErr w:type="spellStart"/>
      <w:del w:id="418" w:author="Laura H Spencer" w:date="2018-12-17T14:25:00Z">
        <w:r w:rsidRPr="004A045C" w:rsidDel="008A620C">
          <w:rPr>
            <w:color w:val="000000"/>
          </w:rPr>
          <w:delText xml:space="preserve">Fernández-Reiriz et al. 2011; </w:delText>
        </w:r>
      </w:del>
      <w:del w:id="419" w:author="Laura H Spencer" w:date="2018-12-17T14:26:00Z">
        <w:r w:rsidRPr="004A045C" w:rsidDel="008A620C">
          <w:rPr>
            <w:color w:val="000000"/>
          </w:rPr>
          <w:delText xml:space="preserve">Ivanina et al. 2013; Matoo et al. 2013; </w:delText>
        </w:r>
      </w:del>
      <w:del w:id="420" w:author="Laura H Spencer" w:date="2018-12-17T14:25:00Z">
        <w:r w:rsidRPr="004A045C" w:rsidDel="008A620C">
          <w:rPr>
            <w:color w:val="000000"/>
          </w:rPr>
          <w:delText xml:space="preserve">Range et al. 2011; </w:delText>
        </w:r>
      </w:del>
      <w:r w:rsidRPr="004A045C">
        <w:rPr>
          <w:color w:val="000000"/>
        </w:rPr>
        <w:t>Ries</w:t>
      </w:r>
      <w:proofErr w:type="spellEnd"/>
      <w:r w:rsidR="00162960">
        <w:rPr>
          <w:color w:val="000000"/>
        </w:rPr>
        <w:fldChar w:fldCharType="end"/>
      </w:r>
      <w:hyperlink r:id="rId57">
        <w:r w:rsidRPr="004A045C">
          <w:t xml:space="preserve"> et al. </w:t>
        </w:r>
      </w:hyperlink>
      <w:hyperlink r:id="rId58">
        <w:r w:rsidRPr="004A045C">
          <w:rPr>
            <w:color w:val="000000"/>
          </w:rPr>
          <w:t xml:space="preserve">2009; Ringwood and Keppler 2002; </w:t>
        </w:r>
        <w:proofErr w:type="spellStart"/>
        <w:r w:rsidRPr="004A045C">
          <w:rPr>
            <w:color w:val="000000"/>
          </w:rPr>
          <w:t>Waldbusser</w:t>
        </w:r>
        <w:proofErr w:type="spellEnd"/>
      </w:hyperlink>
      <w:hyperlink r:id="rId59">
        <w:r w:rsidRPr="004A045C">
          <w:t xml:space="preserve"> et al.</w:t>
        </w:r>
      </w:hyperlink>
      <w:hyperlink r:id="rId60">
        <w:r w:rsidRPr="004A045C">
          <w:rPr>
            <w:color w:val="000000"/>
          </w:rPr>
          <w:t xml:space="preserve"> 2010)</w:t>
        </w:r>
      </w:hyperlink>
      <w:r w:rsidRPr="004A045C">
        <w:t>. For example, juvenile carpet shell clams (</w:t>
      </w:r>
      <w:proofErr w:type="spellStart"/>
      <w:r w:rsidRPr="004A045C">
        <w:rPr>
          <w:i/>
        </w:rPr>
        <w:t>Ruditapes</w:t>
      </w:r>
      <w:proofErr w:type="spellEnd"/>
      <w:r w:rsidRPr="004A045C">
        <w:rPr>
          <w:i/>
        </w:rPr>
        <w:t xml:space="preserve"> </w:t>
      </w:r>
      <w:proofErr w:type="spellStart"/>
      <w:r w:rsidRPr="004A045C">
        <w:rPr>
          <w:i/>
        </w:rPr>
        <w:t>decussatus</w:t>
      </w:r>
      <w:proofErr w:type="spellEnd"/>
      <w:r w:rsidRPr="004A045C">
        <w:t>)</w:t>
      </w:r>
      <w:r w:rsidRPr="004A045C">
        <w:rPr>
          <w:i/>
        </w:rPr>
        <w:t xml:space="preserve"> </w:t>
      </w:r>
      <w:r w:rsidRPr="004A045C">
        <w:t xml:space="preserve">under ambient (8.2) and reduced pH (7.8, 7.5) for 75 days displayed no difference in size, weight, or calcification rate </w:t>
      </w:r>
      <w:hyperlink r:id="rId61">
        <w:r w:rsidRPr="004A045C">
          <w:rPr>
            <w:color w:val="000000"/>
          </w:rPr>
          <w:t>(Range et al. 2011)</w:t>
        </w:r>
      </w:hyperlink>
      <w:r w:rsidRPr="004A045C">
        <w:t xml:space="preserve">, but other physiological parameters (clearance, ingestion, respiration, ammonia excretion) differed at day 87 </w:t>
      </w:r>
      <w:hyperlink r:id="rId62">
        <w:r w:rsidRPr="004A045C">
          <w:rPr>
            <w:color w:val="000000"/>
          </w:rPr>
          <w:t>(Fernández-</w:t>
        </w:r>
        <w:proofErr w:type="spellStart"/>
        <w:r w:rsidRPr="004A045C">
          <w:rPr>
            <w:color w:val="000000"/>
          </w:rPr>
          <w:t>Reiriz</w:t>
        </w:r>
        <w:proofErr w:type="spellEnd"/>
        <w:r w:rsidRPr="004A045C">
          <w:rPr>
            <w:color w:val="000000"/>
          </w:rPr>
          <w:t xml:space="preserve"> et al. 2011)</w:t>
        </w:r>
      </w:hyperlink>
      <w:r w:rsidRPr="004A045C">
        <w:t xml:space="preserve">. In the hard shell clam </w:t>
      </w:r>
      <w:proofErr w:type="spellStart"/>
      <w:r w:rsidRPr="004A045C">
        <w:rPr>
          <w:i/>
        </w:rPr>
        <w:t>Mercenaria</w:t>
      </w:r>
      <w:proofErr w:type="spellEnd"/>
      <w:r w:rsidRPr="004A045C">
        <w:rPr>
          <w:i/>
        </w:rPr>
        <w:t xml:space="preserve"> </w:t>
      </w:r>
      <w:proofErr w:type="spellStart"/>
      <w:r w:rsidRPr="004A045C">
        <w:rPr>
          <w:i/>
        </w:rPr>
        <w:t>mercenaria</w:t>
      </w:r>
      <w:proofErr w:type="spellEnd"/>
      <w:r w:rsidRPr="004A045C">
        <w:rPr>
          <w:i/>
        </w:rPr>
        <w:t xml:space="preserve">, </w:t>
      </w:r>
      <w:r w:rsidRPr="004A045C">
        <w:t>protein oxidation, biomineralization, and standard metabolic rate (SMR</w:t>
      </w:r>
      <w:ins w:id="421" w:author="Laura H Spencer" w:date="2018-12-11T00:05:00Z">
        <w:r w:rsidR="00D1593C">
          <w:t xml:space="preserve">, </w:t>
        </w:r>
      </w:ins>
      <w:ins w:id="422" w:author="Laura H Spencer" w:date="2018-12-11T16:40:00Z">
        <w:r w:rsidR="00A30B96">
          <w:t>measured as</w:t>
        </w:r>
      </w:ins>
      <w:ins w:id="423" w:author="Laura H Spencer" w:date="2018-12-11T00:05:00Z">
        <w:r w:rsidR="00D1593C">
          <w:t xml:space="preserve"> resting oxygen consumption</w:t>
        </w:r>
      </w:ins>
      <w:r w:rsidRPr="004A045C">
        <w:t xml:space="preserve">) in adults were largely unaffected by hypercapnia alone, but when combined with elevated temperature </w:t>
      </w:r>
      <w:commentRangeStart w:id="424"/>
      <w:r w:rsidRPr="004A045C">
        <w:t xml:space="preserve">SMR increased and shell strength decreased </w:t>
      </w:r>
      <w:hyperlink r:id="rId63">
        <w:r w:rsidRPr="004A045C">
          <w:rPr>
            <w:color w:val="000000"/>
          </w:rPr>
          <w:t>(</w:t>
        </w:r>
        <w:proofErr w:type="spellStart"/>
        <w:r w:rsidRPr="004A045C">
          <w:rPr>
            <w:color w:val="000000"/>
          </w:rPr>
          <w:t>Ivanin</w:t>
        </w:r>
        <w:r w:rsidRPr="004A045C">
          <w:rPr>
            <w:color w:val="000000"/>
          </w:rPr>
          <w:t>a</w:t>
        </w:r>
        <w:proofErr w:type="spellEnd"/>
        <w:r w:rsidRPr="004A045C">
          <w:rPr>
            <w:color w:val="000000"/>
          </w:rPr>
          <w:t xml:space="preserve"> et al. 2013; </w:t>
        </w:r>
        <w:proofErr w:type="spellStart"/>
        <w:r w:rsidRPr="004A045C">
          <w:rPr>
            <w:color w:val="000000"/>
          </w:rPr>
          <w:t>Matoo</w:t>
        </w:r>
        <w:proofErr w:type="spellEnd"/>
        <w:r w:rsidRPr="004A045C">
          <w:rPr>
            <w:color w:val="000000"/>
          </w:rPr>
          <w:t xml:space="preserve"> et al. 2013)</w:t>
        </w:r>
      </w:hyperlink>
      <w:r w:rsidRPr="004A045C">
        <w:t xml:space="preserve">. </w:t>
      </w:r>
      <w:commentRangeEnd w:id="424"/>
      <w:r w:rsidR="009719D5">
        <w:rPr>
          <w:rStyle w:val="CommentReference"/>
        </w:rPr>
        <w:commentReference w:id="424"/>
      </w:r>
      <w:r w:rsidRPr="004A045C">
        <w:t xml:space="preserve">Interestingly, the </w:t>
      </w:r>
      <w:proofErr w:type="spellStart"/>
      <w:r w:rsidRPr="004A045C">
        <w:t>baltic</w:t>
      </w:r>
      <w:proofErr w:type="spellEnd"/>
      <w:r w:rsidRPr="004A045C">
        <w:t xml:space="preserve"> clam (</w:t>
      </w:r>
      <w:proofErr w:type="spellStart"/>
      <w:r w:rsidRPr="004A045C">
        <w:rPr>
          <w:i/>
        </w:rPr>
        <w:t>Macoma</w:t>
      </w:r>
      <w:proofErr w:type="spellEnd"/>
      <w:r w:rsidRPr="004A045C">
        <w:rPr>
          <w:i/>
        </w:rPr>
        <w:t xml:space="preserve"> </w:t>
      </w:r>
      <w:proofErr w:type="spellStart"/>
      <w:r w:rsidRPr="004A045C">
        <w:rPr>
          <w:i/>
        </w:rPr>
        <w:t>balthica</w:t>
      </w:r>
      <w:proofErr w:type="spellEnd"/>
      <w:r w:rsidRPr="004A045C">
        <w:t xml:space="preserve">) grew significantly larger in low pH (7.35 vs. 7.85 for 29 days), and were largest when combined with low dissolved oxygen (3.0 mg/L vs. 8.5 mg/L) </w:t>
      </w:r>
      <w:hyperlink r:id="rId64">
        <w:r w:rsidRPr="004A045C">
          <w:rPr>
            <w:color w:val="000000"/>
          </w:rPr>
          <w:t>(Jansson et</w:t>
        </w:r>
        <w:r w:rsidRPr="004A045C">
          <w:rPr>
            <w:color w:val="000000"/>
          </w:rPr>
          <w:t xml:space="preserve"> </w:t>
        </w:r>
        <w:r w:rsidRPr="004A045C">
          <w:rPr>
            <w:color w:val="000000"/>
          </w:rPr>
          <w:t>al. 2015)</w:t>
        </w:r>
      </w:hyperlink>
      <w:r w:rsidRPr="004A045C">
        <w:t xml:space="preserve">. Geoduck metrics examined in this study were not affected by varying pH, but other physiological parameters </w:t>
      </w:r>
      <w:ins w:id="425" w:author="Laura H Spencer" w:date="2018-12-12T17:29:00Z">
        <w:r w:rsidR="004E2DB9" w:rsidRPr="004A045C">
          <w:t>(metabolic rate, biomineralization, reproductive development, cytoskeleton)</w:t>
        </w:r>
        <w:r w:rsidR="004E2DB9">
          <w:t xml:space="preserve"> </w:t>
        </w:r>
      </w:ins>
      <w:r w:rsidRPr="004A045C">
        <w:t xml:space="preserve">may be affected </w:t>
      </w:r>
      <w:del w:id="426" w:author="Laura H Spencer" w:date="2018-12-12T17:29:00Z">
        <w:r w:rsidRPr="004A045C" w:rsidDel="004E2DB9">
          <w:delText>(metabolic rate, biomineralization, reproductive development, cytoskeleton)</w:delText>
        </w:r>
      </w:del>
      <w:ins w:id="427" w:author="Laura H Spencer" w:date="2018-12-12T17:29:00Z">
        <w:r w:rsidR="004E2DB9">
          <w:t>in gill or other tissues such as mantle or hepatopancreas</w:t>
        </w:r>
      </w:ins>
      <w:r w:rsidRPr="004A045C">
        <w:t xml:space="preserve">, and should be examined in future studies. </w:t>
      </w:r>
    </w:p>
    <w:p w14:paraId="58035501" w14:textId="54C7FF7B" w:rsidR="00014A2A" w:rsidRPr="004A045C" w:rsidRDefault="00B01EDB" w:rsidP="0095479A">
      <w:pPr>
        <w:pStyle w:val="Normal1"/>
        <w:ind w:firstLine="720"/>
      </w:pPr>
      <w:r w:rsidRPr="004A045C">
        <w:t xml:space="preserve">The complex, mixed responses exhibited in clam species may, in part, be a function of local adaptation to varying environmental drivers. Pacific geoduck are native to the Puget Sound, a region that experiences regular episodes of low pH in certain areas </w:t>
      </w:r>
      <w:hyperlink r:id="rId65">
        <w:r w:rsidRPr="004A045C">
          <w:rPr>
            <w:color w:val="000000"/>
          </w:rPr>
          <w:t>(Busch</w:t>
        </w:r>
      </w:hyperlink>
      <w:hyperlink r:id="rId66">
        <w:r w:rsidRPr="004A045C">
          <w:t xml:space="preserve"> et al. </w:t>
        </w:r>
      </w:hyperlink>
      <w:hyperlink r:id="rId67">
        <w:r w:rsidRPr="004A045C">
          <w:rPr>
            <w:color w:val="000000"/>
          </w:rPr>
          <w:t>2013; Feely et al. 2010, 2008)</w:t>
        </w:r>
      </w:hyperlink>
      <w:r w:rsidRPr="004A045C">
        <w:t xml:space="preserve">, and thus the species may have evolved under selective pressure to withstand periods of low pH. The native Northeast Pacific Coast oyster, </w:t>
      </w:r>
      <w:proofErr w:type="spellStart"/>
      <w:r w:rsidRPr="004A045C">
        <w:rPr>
          <w:i/>
        </w:rPr>
        <w:t>Ostrea</w:t>
      </w:r>
      <w:proofErr w:type="spellEnd"/>
      <w:r w:rsidRPr="004A045C">
        <w:rPr>
          <w:i/>
        </w:rPr>
        <w:t xml:space="preserve"> </w:t>
      </w:r>
      <w:proofErr w:type="spellStart"/>
      <w:r w:rsidRPr="004A045C">
        <w:rPr>
          <w:i/>
        </w:rPr>
        <w:t>lurida</w:t>
      </w:r>
      <w:proofErr w:type="spellEnd"/>
      <w:r w:rsidRPr="004A045C">
        <w:rPr>
          <w:i/>
        </w:rPr>
        <w:t xml:space="preserve">, </w:t>
      </w:r>
      <w:r w:rsidRPr="004A045C">
        <w:t xml:space="preserve">also shows signs of pH tolerance as veliger larvae compared to </w:t>
      </w:r>
      <w:ins w:id="428" w:author="Laura H Spencer" w:date="2018-12-17T14:27:00Z">
        <w:r w:rsidR="008A620C">
          <w:t xml:space="preserve">the </w:t>
        </w:r>
      </w:ins>
      <w:r w:rsidRPr="004A045C">
        <w:t>non-native</w:t>
      </w:r>
      <w:ins w:id="429" w:author="Laura H Spencer" w:date="2018-12-17T14:27:00Z">
        <w:r w:rsidR="008A620C">
          <w:t xml:space="preserve"> Pacific oyster</w:t>
        </w:r>
      </w:ins>
      <w:r w:rsidRPr="004A045C">
        <w:t xml:space="preserve"> </w:t>
      </w:r>
      <w:ins w:id="430" w:author="Laura H Spencer" w:date="2018-12-17T14:27:00Z">
        <w:r w:rsidR="008A620C">
          <w:t>(</w:t>
        </w:r>
      </w:ins>
      <w:proofErr w:type="spellStart"/>
      <w:r w:rsidRPr="004A045C">
        <w:rPr>
          <w:i/>
        </w:rPr>
        <w:t>Crassostrea</w:t>
      </w:r>
      <w:proofErr w:type="spellEnd"/>
      <w:r w:rsidRPr="004A045C">
        <w:rPr>
          <w:i/>
        </w:rPr>
        <w:t xml:space="preserve"> </w:t>
      </w:r>
      <w:proofErr w:type="spellStart"/>
      <w:r w:rsidRPr="004A045C">
        <w:rPr>
          <w:i/>
        </w:rPr>
        <w:t>gigas</w:t>
      </w:r>
      <w:proofErr w:type="spellEnd"/>
      <w:ins w:id="431" w:author="Laura H Spencer" w:date="2018-12-17T14:27:00Z">
        <w:r w:rsidR="008A620C" w:rsidRPr="008A620C">
          <w:t>)</w:t>
        </w:r>
      </w:ins>
      <w:r w:rsidRPr="004A045C">
        <w:t xml:space="preserve"> </w:t>
      </w:r>
      <w:hyperlink r:id="rId68">
        <w:r w:rsidRPr="004A045C">
          <w:rPr>
            <w:color w:val="000000"/>
          </w:rPr>
          <w:t>(</w:t>
        </w:r>
        <w:proofErr w:type="spellStart"/>
        <w:r w:rsidRPr="004A045C">
          <w:rPr>
            <w:color w:val="000000"/>
          </w:rPr>
          <w:t>Waldbusser</w:t>
        </w:r>
        <w:proofErr w:type="spellEnd"/>
        <w:r w:rsidRPr="004A045C">
          <w:rPr>
            <w:color w:val="000000"/>
          </w:rPr>
          <w:t xml:space="preserve"> et al. 2016)</w:t>
        </w:r>
      </w:hyperlink>
      <w:r w:rsidRPr="004A045C">
        <w:t xml:space="preserve">, a stage primarily found to be vulnerable in other </w:t>
      </w:r>
      <w:r w:rsidRPr="004A045C">
        <w:lastRenderedPageBreak/>
        <w:t xml:space="preserve">calcifying species </w:t>
      </w:r>
      <w:hyperlink r:id="rId69">
        <w:r w:rsidRPr="004A045C">
          <w:rPr>
            <w:color w:val="000000"/>
          </w:rPr>
          <w:t>(</w:t>
        </w:r>
      </w:hyperlink>
      <w:r w:rsidRPr="004A045C">
        <w:t xml:space="preserve">for reviews see </w:t>
      </w:r>
      <w:hyperlink r:id="rId70">
        <w:r w:rsidRPr="004A045C">
          <w:rPr>
            <w:color w:val="000000"/>
          </w:rPr>
          <w:t xml:space="preserve">Byrne and </w:t>
        </w:r>
        <w:proofErr w:type="spellStart"/>
        <w:r w:rsidRPr="004A045C">
          <w:rPr>
            <w:color w:val="000000"/>
          </w:rPr>
          <w:t>Przeslawski</w:t>
        </w:r>
        <w:proofErr w:type="spellEnd"/>
        <w:r w:rsidRPr="004A045C">
          <w:rPr>
            <w:color w:val="000000"/>
          </w:rPr>
          <w:t xml:space="preserve"> 2013; </w:t>
        </w:r>
        <w:proofErr w:type="spellStart"/>
        <w:r w:rsidRPr="004A045C">
          <w:rPr>
            <w:color w:val="000000"/>
          </w:rPr>
          <w:t>Kurihara</w:t>
        </w:r>
        <w:proofErr w:type="spellEnd"/>
        <w:r w:rsidRPr="004A045C">
          <w:rPr>
            <w:color w:val="000000"/>
          </w:rPr>
          <w:t xml:space="preserve"> 2008)</w:t>
        </w:r>
      </w:hyperlink>
      <w:r w:rsidRPr="004A045C">
        <w:t xml:space="preserve">. Geoduck are also </w:t>
      </w:r>
      <w:proofErr w:type="spellStart"/>
      <w:r w:rsidRPr="004A045C">
        <w:t>infaunal</w:t>
      </w:r>
      <w:proofErr w:type="spellEnd"/>
      <w:r w:rsidRPr="004A045C">
        <w:t xml:space="preserve"> organisms, extending their long siphons into the water column for feeding and retreating to deep burrows during low tide or when disturbed </w:t>
      </w:r>
      <w:hyperlink r:id="rId71">
        <w:r w:rsidRPr="004A045C">
          <w:rPr>
            <w:color w:val="000000"/>
          </w:rPr>
          <w:t>(Goodwin and Pease 1987)</w:t>
        </w:r>
      </w:hyperlink>
      <w:r w:rsidRPr="004A045C">
        <w:t xml:space="preserve">. Sediment and burrow chemistry, while influenced by the overlying water column, can have lower pH due to aerobic microbial activity </w:t>
      </w:r>
      <w:hyperlink r:id="rId72">
        <w:r w:rsidRPr="004A045C">
          <w:rPr>
            <w:color w:val="000000"/>
          </w:rPr>
          <w:t>(</w:t>
        </w:r>
        <w:proofErr w:type="spellStart"/>
        <w:r w:rsidRPr="004A045C">
          <w:rPr>
            <w:color w:val="000000"/>
          </w:rPr>
          <w:t>Gattuso</w:t>
        </w:r>
        <w:proofErr w:type="spellEnd"/>
        <w:r w:rsidRPr="004A045C">
          <w:rPr>
            <w:color w:val="000000"/>
          </w:rPr>
          <w:t xml:space="preserve"> and Hansson 2011)</w:t>
        </w:r>
      </w:hyperlink>
      <w:r w:rsidRPr="004A045C">
        <w:t xml:space="preserve">, another potential source of selective pressure shaping this giant clam’s pH tolerance </w:t>
      </w:r>
      <w:hyperlink r:id="rId73">
        <w:r w:rsidRPr="004A045C">
          <w:rPr>
            <w:color w:val="000000"/>
          </w:rPr>
          <w:t>(</w:t>
        </w:r>
        <w:proofErr w:type="spellStart"/>
        <w:r w:rsidRPr="004A045C">
          <w:rPr>
            <w:color w:val="000000"/>
          </w:rPr>
          <w:t>Gattuso</w:t>
        </w:r>
        <w:proofErr w:type="spellEnd"/>
        <w:r w:rsidRPr="004A045C">
          <w:rPr>
            <w:color w:val="000000"/>
          </w:rPr>
          <w:t xml:space="preserve"> and Hansson 2011; Widdicombe and Spicer 2008)</w:t>
        </w:r>
      </w:hyperlink>
      <w:r w:rsidRPr="004A045C">
        <w:t xml:space="preserve">. An important future step is to assess the relative influence of sediment pH and overlying water column pH on burrowing </w:t>
      </w:r>
      <w:proofErr w:type="spellStart"/>
      <w:r w:rsidRPr="004A045C">
        <w:t>calcifiers</w:t>
      </w:r>
      <w:proofErr w:type="spellEnd"/>
      <w:r w:rsidRPr="004A045C">
        <w:t>. This is particularly applicable when comparing habitats that likely have varying bacterial communities and activity.</w:t>
      </w:r>
    </w:p>
    <w:p w14:paraId="12E0E746" w14:textId="22C3AD4B" w:rsidR="00014A2A" w:rsidRPr="004A045C" w:rsidRDefault="00B01EDB" w:rsidP="00B01EDB">
      <w:pPr>
        <w:pStyle w:val="Normal1"/>
        <w:ind w:firstLine="720"/>
      </w:pPr>
      <w:r w:rsidRPr="004A045C">
        <w:t>While pH was not a universal predictor of geoduck phenotype in this study, mean temperature and dissolved oxygen variability correlated significantly with biometric parameters and separated into two groups: northern bays (</w:t>
      </w:r>
      <w:proofErr w:type="spellStart"/>
      <w:r w:rsidRPr="004A045C">
        <w:t>Fidalgo</w:t>
      </w:r>
      <w:proofErr w:type="spellEnd"/>
      <w:r w:rsidRPr="004A045C">
        <w:t xml:space="preserve"> and Port Gamble Bays), and southern bays (Case Inlet, and Willapa Bay). Geoduck grew less (or not at all, in Case Inlet) with lower levels </w:t>
      </w:r>
      <w:ins w:id="432" w:author="Laura H Spencer" w:date="2018-12-10T23:56:00Z">
        <w:r w:rsidR="00550739">
          <w:t xml:space="preserve">of selected proteins </w:t>
        </w:r>
      </w:ins>
      <w:r w:rsidRPr="004A045C">
        <w:t xml:space="preserve">in the southern bays, which were warmer with less variable dissolved oxygen content. </w:t>
      </w:r>
    </w:p>
    <w:p w14:paraId="59152F16" w14:textId="3402C362" w:rsidR="00014A2A" w:rsidRPr="004A045C" w:rsidRDefault="00B01EDB" w:rsidP="00B01EDB">
      <w:pPr>
        <w:pStyle w:val="Normal1"/>
        <w:ind w:firstLine="720"/>
      </w:pPr>
      <w:r w:rsidRPr="004A045C">
        <w:t xml:space="preserve">Temperatures in the southern bays (16-18°C) during the deployment dates may have been thermally stressful, depleting energy reserves due to elevated metabolism and denatured protein repair, particularly if food availability was limited </w:t>
      </w:r>
      <w:hyperlink r:id="rId74">
        <w:r w:rsidRPr="004A045C">
          <w:rPr>
            <w:color w:val="000000"/>
          </w:rPr>
          <w:t>(Newell and Branch 1980</w:t>
        </w:r>
        <w:r w:rsidRPr="004A045C">
          <w:rPr>
            <w:color w:val="000000"/>
          </w:rPr>
          <w:t>)</w:t>
        </w:r>
      </w:hyperlink>
      <w:r w:rsidRPr="004A045C">
        <w:t>.</w:t>
      </w:r>
      <w:ins w:id="433" w:author="Laura H Spencer" w:date="2018-12-17T14:29:00Z">
        <w:r w:rsidR="008A620C">
          <w:t xml:space="preserve"> </w:t>
        </w:r>
      </w:ins>
      <w:ins w:id="434" w:author="Laura H Spencer" w:date="2018-12-18T11:52:00Z">
        <w:r w:rsidR="00B664FB">
          <w:t xml:space="preserve">Similar food-dependent </w:t>
        </w:r>
      </w:ins>
      <w:ins w:id="435" w:author="Laura H Spencer" w:date="2018-12-18T11:53:00Z">
        <w:r w:rsidR="00B664FB">
          <w:t>growth</w:t>
        </w:r>
      </w:ins>
      <w:ins w:id="436" w:author="Laura H Spencer" w:date="2018-12-18T12:19:00Z">
        <w:r w:rsidR="003D2504">
          <w:t xml:space="preserve"> and</w:t>
        </w:r>
      </w:ins>
      <w:ins w:id="437" w:author="Laura H Spencer" w:date="2018-12-18T12:16:00Z">
        <w:r w:rsidR="00E5716A">
          <w:t xml:space="preserve"> </w:t>
        </w:r>
      </w:ins>
      <w:ins w:id="438" w:author="Laura H Spencer" w:date="2018-12-18T11:53:00Z">
        <w:r w:rsidR="00B664FB">
          <w:t xml:space="preserve">survival was observed in the </w:t>
        </w:r>
      </w:ins>
      <w:ins w:id="439" w:author="Laura H Spencer" w:date="2018-12-18T11:51:00Z">
        <w:r w:rsidR="00B664FB">
          <w:t>California mussel</w:t>
        </w:r>
      </w:ins>
      <w:ins w:id="440" w:author="Laura H Spencer" w:date="2018-12-18T12:21:00Z">
        <w:r w:rsidR="003D2504">
          <w:t xml:space="preserve"> under thermal stress</w:t>
        </w:r>
      </w:ins>
      <w:ins w:id="441" w:author="Laura H Spencer" w:date="2018-12-18T11:53:00Z">
        <w:r w:rsidR="00B664FB">
          <w:t xml:space="preserve"> (</w:t>
        </w:r>
        <w:proofErr w:type="spellStart"/>
        <w:r w:rsidR="00B664FB" w:rsidRPr="003D2504">
          <w:rPr>
            <w:i/>
          </w:rPr>
          <w:t>Mytilus</w:t>
        </w:r>
        <w:proofErr w:type="spellEnd"/>
        <w:r w:rsidR="00B664FB" w:rsidRPr="003D2504">
          <w:rPr>
            <w:i/>
          </w:rPr>
          <w:t xml:space="preserve"> </w:t>
        </w:r>
        <w:proofErr w:type="spellStart"/>
        <w:r w:rsidR="00B664FB" w:rsidRPr="003D2504">
          <w:rPr>
            <w:i/>
          </w:rPr>
          <w:t>californianus</w:t>
        </w:r>
        <w:proofErr w:type="spellEnd"/>
        <w:r w:rsidR="00B664FB">
          <w:t>)</w:t>
        </w:r>
      </w:ins>
      <w:ins w:id="442" w:author="Laura H Spencer" w:date="2018-12-18T11:54:00Z">
        <w:r w:rsidR="00B664FB">
          <w:t xml:space="preserve"> (Fitzgerald-</w:t>
        </w:r>
        <w:proofErr w:type="spellStart"/>
        <w:r w:rsidR="00B664FB">
          <w:t>Dehoog</w:t>
        </w:r>
        <w:proofErr w:type="spellEnd"/>
        <w:r w:rsidR="00B664FB">
          <w:t xml:space="preserve"> et al. 2012)</w:t>
        </w:r>
      </w:ins>
      <w:ins w:id="443" w:author="Laura H Spencer" w:date="2018-12-18T12:20:00Z">
        <w:r w:rsidR="003D2504">
          <w:t xml:space="preserve"> and </w:t>
        </w:r>
      </w:ins>
      <w:ins w:id="444" w:author="Laura H Spencer" w:date="2018-12-18T12:22:00Z">
        <w:r w:rsidR="003D2504">
          <w:t xml:space="preserve">in the </w:t>
        </w:r>
      </w:ins>
      <w:ins w:id="445" w:author="Laura H Spencer" w:date="2018-12-18T12:21:00Z">
        <w:r w:rsidR="003D2504">
          <w:t>Blue mussel</w:t>
        </w:r>
      </w:ins>
      <w:ins w:id="446" w:author="Laura H Spencer" w:date="2018-12-18T12:23:00Z">
        <w:r w:rsidR="003D2504">
          <w:t xml:space="preserve"> </w:t>
        </w:r>
        <w:r w:rsidR="003D2504">
          <w:t>(</w:t>
        </w:r>
        <w:r w:rsidR="003D2504" w:rsidRPr="0043610A">
          <w:rPr>
            <w:i/>
          </w:rPr>
          <w:t>M. edulis</w:t>
        </w:r>
        <w:r w:rsidR="003D2504">
          <w:t>)</w:t>
        </w:r>
        <w:r w:rsidR="003D2504">
          <w:t xml:space="preserve"> </w:t>
        </w:r>
      </w:ins>
      <w:ins w:id="447" w:author="Laura H Spencer" w:date="2018-12-18T12:21:00Z">
        <w:r w:rsidR="003D2504">
          <w:t>under</w:t>
        </w:r>
      </w:ins>
      <w:ins w:id="448" w:author="Laura H Spencer" w:date="2018-12-18T12:22:00Z">
        <w:r w:rsidR="003D2504">
          <w:t xml:space="preserve"> thermal (Lesser et al. 2010) and</w:t>
        </w:r>
      </w:ins>
      <w:ins w:id="449" w:author="Laura H Spencer" w:date="2018-12-18T12:21:00Z">
        <w:r w:rsidR="003D2504">
          <w:t xml:space="preserve"> pH stress (Thomsen et </w:t>
        </w:r>
      </w:ins>
      <w:ins w:id="450" w:author="Laura H Spencer" w:date="2018-12-18T12:22:00Z">
        <w:r w:rsidR="003D2504">
          <w:t>al. 2013)</w:t>
        </w:r>
      </w:ins>
      <w:ins w:id="451" w:author="Laura H Spencer" w:date="2018-12-18T12:23:00Z">
        <w:r w:rsidR="003D2504">
          <w:t xml:space="preserve">. </w:t>
        </w:r>
      </w:ins>
      <w:r w:rsidRPr="004A045C">
        <w:t>Proteomics data from the southern bays did not suggest acute stress</w:t>
      </w:r>
      <w:ins w:id="452" w:author="Laura H Spencer" w:date="2018-12-17T14:29:00Z">
        <w:r w:rsidR="008A620C">
          <w:t>,</w:t>
        </w:r>
      </w:ins>
      <w:r w:rsidRPr="004A045C">
        <w:t xml:space="preserve"> as key stress-response proteins</w:t>
      </w:r>
      <w:ins w:id="453" w:author="Laura H Spencer" w:date="2018-12-17T14:29:00Z">
        <w:r w:rsidR="008A620C">
          <w:t xml:space="preserve"> (</w:t>
        </w:r>
      </w:ins>
      <w:r w:rsidRPr="004A045C">
        <w:t>HSP90 and HSP70</w:t>
      </w:r>
      <w:ins w:id="454" w:author="Laura H Spencer" w:date="2018-12-17T14:29:00Z">
        <w:r w:rsidR="008A620C">
          <w:t xml:space="preserve">) </w:t>
        </w:r>
      </w:ins>
      <w:r w:rsidRPr="004A045C">
        <w:t xml:space="preserve">were inversely related to temperature, however tissues were collected at day 30 and a stress signal could have been captured with earlier or more frequent samples. Conversely, ectothermic organisms acclimatized to lower temperature can compensate for depressed enzymatic reaction rates by increasing concentrations of proteins </w:t>
      </w:r>
      <w:hyperlink r:id="rId75">
        <w:r w:rsidRPr="004A045C">
          <w:rPr>
            <w:color w:val="000000"/>
          </w:rPr>
          <w:t>(Lesser and Kruse 2004)</w:t>
        </w:r>
      </w:hyperlink>
      <w:r w:rsidRPr="004A045C">
        <w:t xml:space="preserve">, and this may be at play in the protein data from geoduck placed in northern, colder bays. Temperature also tends to control microbial communities in the ocean, which could have been a factor influencing geoduck growth </w:t>
      </w:r>
      <w:hyperlink r:id="rId76">
        <w:r w:rsidRPr="004A045C">
          <w:rPr>
            <w:color w:val="000000"/>
          </w:rPr>
          <w:t>(</w:t>
        </w:r>
        <w:proofErr w:type="spellStart"/>
        <w:r w:rsidRPr="004A045C">
          <w:rPr>
            <w:color w:val="000000"/>
          </w:rPr>
          <w:t>Sunagawa</w:t>
        </w:r>
        <w:proofErr w:type="spellEnd"/>
        <w:r w:rsidRPr="004A045C">
          <w:rPr>
            <w:color w:val="000000"/>
          </w:rPr>
          <w:t xml:space="preserve"> et al. 2015)</w:t>
        </w:r>
      </w:hyperlink>
      <w:r w:rsidRPr="004A045C">
        <w:t xml:space="preserve">. </w:t>
      </w:r>
    </w:p>
    <w:p w14:paraId="1CBC43D9" w14:textId="055B2ADB" w:rsidR="00014A2A" w:rsidRPr="004A045C" w:rsidRDefault="00B01EDB" w:rsidP="00B01EDB">
      <w:pPr>
        <w:pStyle w:val="Normal1"/>
        <w:ind w:firstLine="720"/>
        <w:rPr>
          <w:i/>
        </w:rPr>
      </w:pPr>
      <w:r w:rsidRPr="004A045C">
        <w:t xml:space="preserve">Whether dissolved oxygen (DO) variability could have influenced geoduck in this study is less clear. Less DO fluctuation in the southern bays could be an indication of less phytoplankton biomass, translating to lower food availability </w:t>
      </w:r>
      <w:hyperlink r:id="rId77">
        <w:r w:rsidRPr="004A045C">
          <w:rPr>
            <w:color w:val="000000"/>
          </w:rPr>
          <w:t xml:space="preserve">(Anderson and Taylor 2001; </w:t>
        </w:r>
        <w:proofErr w:type="spellStart"/>
        <w:r w:rsidRPr="004A045C">
          <w:rPr>
            <w:color w:val="000000"/>
          </w:rPr>
          <w:t>Bergondo</w:t>
        </w:r>
        <w:proofErr w:type="spellEnd"/>
        <w:r w:rsidRPr="004A045C">
          <w:rPr>
            <w:color w:val="000000"/>
          </w:rPr>
          <w:t xml:space="preserve"> et al. 2005; Winter</w:t>
        </w:r>
      </w:hyperlink>
      <w:hyperlink r:id="rId78">
        <w:r w:rsidRPr="004A045C">
          <w:t xml:space="preserve"> et al. </w:t>
        </w:r>
      </w:hyperlink>
      <w:hyperlink r:id="rId79">
        <w:r w:rsidRPr="004A045C">
          <w:rPr>
            <w:color w:val="000000"/>
          </w:rPr>
          <w:t>1975)</w:t>
        </w:r>
      </w:hyperlink>
      <w:r w:rsidRPr="004A045C">
        <w:t xml:space="preserve">. While we were unable to monitor chlorophyll during the outplant, both southern bays, Willapa Bay and Case Inlet, may have phytoplankton populations that are controlled by shellfish grazers due to long residence times and aquaculture activity </w:t>
      </w:r>
      <w:hyperlink r:id="rId80">
        <w:r w:rsidRPr="004A045C">
          <w:rPr>
            <w:color w:val="000000"/>
          </w:rPr>
          <w:t>(Banas et al. 2007; Washington Sea Grant 2015)</w:t>
        </w:r>
      </w:hyperlink>
      <w:r w:rsidRPr="004A045C">
        <w:t>. It is possible that food availability was different between northern and southern locations during the outplant period (June-July), and could be the underlying cause of higher growth and</w:t>
      </w:r>
      <w:ins w:id="455" w:author="Laura H Spencer" w:date="2018-12-10T23:54:00Z">
        <w:r w:rsidR="00550739">
          <w:t xml:space="preserve"> abundances of selected</w:t>
        </w:r>
      </w:ins>
      <w:r w:rsidRPr="004A045C">
        <w:t xml:space="preserve"> protein</w:t>
      </w:r>
      <w:ins w:id="456" w:author="Laura H Spencer" w:date="2018-12-10T23:55:00Z">
        <w:r w:rsidR="00550739">
          <w:t>s</w:t>
        </w:r>
      </w:ins>
      <w:r w:rsidRPr="004A045C">
        <w:t xml:space="preserve"> in the northern sites </w:t>
      </w:r>
      <w:hyperlink r:id="rId81">
        <w:r w:rsidRPr="004A045C">
          <w:rPr>
            <w:color w:val="000000"/>
          </w:rPr>
          <w:t>(Carmichael</w:t>
        </w:r>
      </w:hyperlink>
      <w:hyperlink r:id="rId82">
        <w:r w:rsidRPr="004A045C">
          <w:t xml:space="preserve"> et al. </w:t>
        </w:r>
      </w:hyperlink>
      <w:hyperlink r:id="rId83">
        <w:r w:rsidRPr="004A045C">
          <w:rPr>
            <w:color w:val="000000"/>
          </w:rPr>
          <w:t xml:space="preserve">2004; Liu et al. 2016; </w:t>
        </w:r>
        <w:proofErr w:type="spellStart"/>
        <w:r w:rsidRPr="004A045C">
          <w:rPr>
            <w:color w:val="000000"/>
          </w:rPr>
          <w:t>Loosanoff</w:t>
        </w:r>
        <w:proofErr w:type="spellEnd"/>
        <w:r w:rsidRPr="004A045C">
          <w:rPr>
            <w:color w:val="000000"/>
          </w:rPr>
          <w:t xml:space="preserve"> and Davis 1963</w:t>
        </w:r>
      </w:hyperlink>
      <w:r w:rsidRPr="004A045C">
        <w:t xml:space="preserve">), although this warrants additional data collection. </w:t>
      </w:r>
    </w:p>
    <w:p w14:paraId="7D83A209" w14:textId="77777777" w:rsidR="00014A2A" w:rsidRPr="004A045C" w:rsidRDefault="00B01EDB" w:rsidP="00B01EDB">
      <w:pPr>
        <w:pStyle w:val="Heading2"/>
        <w:keepNext w:val="0"/>
        <w:keepLines w:val="0"/>
        <w:spacing w:before="480"/>
      </w:pPr>
      <w:bookmarkStart w:id="457" w:name="_g9obrk172gpu" w:colFirst="0" w:colLast="0"/>
      <w:bookmarkEnd w:id="457"/>
      <w:r w:rsidRPr="004A045C">
        <w:rPr>
          <w:b/>
        </w:rPr>
        <w:t>Conclusion</w:t>
      </w:r>
      <w:r w:rsidRPr="004A045C">
        <w:t xml:space="preserve"> </w:t>
      </w:r>
    </w:p>
    <w:p w14:paraId="66799750" w14:textId="04921C4D" w:rsidR="002F5374" w:rsidRPr="004A045C" w:rsidRDefault="00B01EDB" w:rsidP="00B01EDB">
      <w:pPr>
        <w:pStyle w:val="Normal1"/>
      </w:pPr>
      <w:r w:rsidRPr="004A045C">
        <w:lastRenderedPageBreak/>
        <w:t xml:space="preserve">This is the first study to investigate geoduck performance alongside varying pH </w:t>
      </w:r>
      <w:proofErr w:type="gramStart"/>
      <w:r w:rsidRPr="004A045C">
        <w:t>conditions, and</w:t>
      </w:r>
      <w:proofErr w:type="gramEnd"/>
      <w:r w:rsidRPr="004A045C">
        <w:t xml:space="preserve"> contributes a geoduck peptide database useful for quantifying multiple proteins simultaneously. The primary finding is that geoduck aquaculture may be less impacted by ocean acidification compared to other environmental stressors, for example ocean warming. </w:t>
      </w:r>
      <w:ins w:id="458" w:author="Laura H Spencer" w:date="2018-12-12T11:20:00Z">
        <w:r w:rsidR="009E0A5E">
          <w:t>Geoduck o</w:t>
        </w:r>
      </w:ins>
      <w:r w:rsidRPr="004A045C">
        <w:t xml:space="preserve">cean acidification research is in its infancy, and these results are a snapshot into geoduck physiology at one developmental stage, </w:t>
      </w:r>
      <w:ins w:id="459" w:author="Laura H Spencer" w:date="2018-12-12T11:20:00Z">
        <w:r w:rsidR="009E0A5E">
          <w:t xml:space="preserve">using one tissue type (ctenidia), </w:t>
        </w:r>
      </w:ins>
      <w:r w:rsidRPr="004A045C">
        <w:t xml:space="preserve">with individuals from one genetic pool, and with present-day pH levels in Washington State. To best inform current and future geoduck aquaculture, further foundational studies are needed to elucidate the species’ pH limits in conjunction with more acute environmental </w:t>
      </w:r>
      <w:proofErr w:type="gramStart"/>
      <w:r w:rsidRPr="004A045C">
        <w:t>stressors</w:t>
      </w:r>
      <w:ins w:id="460" w:author="Laura H Spencer" w:date="2018-12-12T11:20:00Z">
        <w:r w:rsidR="009E0A5E">
          <w:t>, and</w:t>
        </w:r>
        <w:proofErr w:type="gramEnd"/>
        <w:r w:rsidR="009E0A5E">
          <w:t xml:space="preserve"> expanded to include </w:t>
        </w:r>
      </w:ins>
      <w:ins w:id="461" w:author="Laura H Spencer" w:date="2018-12-12T11:21:00Z">
        <w:r w:rsidR="009E0A5E">
          <w:t xml:space="preserve">other key tissues and functions (e.g. mantle for shell secretion), and </w:t>
        </w:r>
      </w:ins>
      <w:ins w:id="462" w:author="Laura H Spencer" w:date="2018-12-12T11:20:00Z">
        <w:r w:rsidR="009E0A5E">
          <w:t>whole-animal p</w:t>
        </w:r>
      </w:ins>
      <w:ins w:id="463" w:author="Laura H Spencer" w:date="2018-12-12T11:21:00Z">
        <w:r w:rsidR="009E0A5E">
          <w:t xml:space="preserve">hysiological studies (e.g. metabolic rate, reproductive development). </w:t>
        </w:r>
      </w:ins>
    </w:p>
    <w:p w14:paraId="2AA1CD92" w14:textId="77777777" w:rsidR="00014A2A" w:rsidRPr="004A045C" w:rsidRDefault="00B01EDB" w:rsidP="00B01EDB">
      <w:pPr>
        <w:pStyle w:val="Normal1"/>
        <w:ind w:firstLine="720"/>
        <w:rPr>
          <w:b/>
        </w:rPr>
      </w:pPr>
      <w:r w:rsidRPr="004A045C">
        <w:t xml:space="preserve">This study also demonstrates applied use of systems such as eelgrass beds in estuaries to test pH effects in a natural system. There is growing interest in using macroalgae as an ocean acidification bioremediation tool, also known as phytoremediation </w:t>
      </w:r>
      <w:hyperlink r:id="rId84">
        <w:r w:rsidRPr="004A045C">
          <w:rPr>
            <w:color w:val="000000"/>
          </w:rPr>
          <w:t xml:space="preserve">(Greiner et al. 2013; </w:t>
        </w:r>
      </w:hyperlink>
      <w:r w:rsidRPr="004A045C">
        <w:t xml:space="preserve"> </w:t>
      </w:r>
      <w:hyperlink r:id="rId85">
        <w:proofErr w:type="spellStart"/>
        <w:r w:rsidRPr="004A045C">
          <w:t>Groner</w:t>
        </w:r>
        <w:proofErr w:type="spellEnd"/>
        <w:r w:rsidRPr="004A045C">
          <w:t xml:space="preserve"> et al. 2018</w:t>
        </w:r>
      </w:hyperlink>
      <w:r w:rsidRPr="004A045C">
        <w:t xml:space="preserve">; </w:t>
      </w:r>
      <w:hyperlink r:id="rId86">
        <w:r w:rsidRPr="004A045C">
          <w:rPr>
            <w:color w:val="000000"/>
          </w:rPr>
          <w:t>Hendriks et al. 2014; Washington State Blue Ribbon Panel on Ocean Acidification 2012)</w:t>
        </w:r>
      </w:hyperlink>
      <w:r w:rsidRPr="004A045C">
        <w:t xml:space="preserve">. Incorporating seagrass into shellfish-pH interaction studies can help evaluate the potential for merging </w:t>
      </w:r>
      <w:proofErr w:type="spellStart"/>
      <w:r w:rsidRPr="004A045C">
        <w:t>mariculture</w:t>
      </w:r>
      <w:proofErr w:type="spellEnd"/>
      <w:r w:rsidRPr="004A045C">
        <w:t xml:space="preserve"> with shellfish aquaculture to improve growing conditions for vulnerable cultured species. </w:t>
      </w:r>
    </w:p>
    <w:p w14:paraId="1C5812D6" w14:textId="77777777" w:rsidR="00014A2A" w:rsidRPr="004A045C" w:rsidRDefault="00B01EDB" w:rsidP="00B01EDB">
      <w:pPr>
        <w:pStyle w:val="Heading2"/>
        <w:keepNext w:val="0"/>
        <w:keepLines w:val="0"/>
        <w:spacing w:before="480"/>
      </w:pPr>
      <w:bookmarkStart w:id="464" w:name="_qtia7jt6g1d1" w:colFirst="0" w:colLast="0"/>
      <w:bookmarkEnd w:id="464"/>
      <w:r w:rsidRPr="004A045C">
        <w:rPr>
          <w:b/>
        </w:rPr>
        <w:t>Acknowledgements</w:t>
      </w:r>
    </w:p>
    <w:p w14:paraId="79D76971" w14:textId="77777777" w:rsidR="00014A2A" w:rsidRPr="004A045C" w:rsidRDefault="00B01EDB" w:rsidP="00B01EDB">
      <w:pPr>
        <w:pStyle w:val="Normal1"/>
      </w:pPr>
      <w:r w:rsidRPr="004A045C">
        <w:t xml:space="preserve">Our gratitude to the following people who assisted with this project: Grace Crandall, Kaitlyn Mitchell and Jose Guzman assisted with protein extraction. Jarrett </w:t>
      </w:r>
      <w:proofErr w:type="spellStart"/>
      <w:r w:rsidRPr="004A045C">
        <w:t>Egertson</w:t>
      </w:r>
      <w:proofErr w:type="spellEnd"/>
      <w:r w:rsidRPr="004A045C">
        <w:t xml:space="preserve"> contributed to DIA acquisition design. Austin Keller adapted </w:t>
      </w:r>
      <w:proofErr w:type="spellStart"/>
      <w:r w:rsidRPr="004A045C">
        <w:t>MSConvert</w:t>
      </w:r>
      <w:proofErr w:type="spellEnd"/>
      <w:r w:rsidRPr="004A045C">
        <w:t xml:space="preserve"> to correctly demultiplex and convert DIA files. Han-Yin Yang, Brian Searle and Sean Bennett assisted with running PECAN. </w:t>
      </w:r>
    </w:p>
    <w:p w14:paraId="57F4FBC0" w14:textId="77777777" w:rsidR="00014A2A" w:rsidRPr="004A045C" w:rsidRDefault="00014A2A" w:rsidP="00B01EDB">
      <w:pPr>
        <w:pStyle w:val="Normal1"/>
      </w:pPr>
    </w:p>
    <w:p w14:paraId="6C6ADD93" w14:textId="77777777" w:rsidR="00014A2A" w:rsidRDefault="00B01EDB" w:rsidP="00B01EDB">
      <w:pPr>
        <w:pStyle w:val="Normal1"/>
      </w:pPr>
      <w:r w:rsidRPr="004A045C">
        <w:t xml:space="preserve">This work was supported by the National Science Foundation Graduate Research Internship Program, the NOAA Ocean Acidification Program and in part by the University of Washington's Proteomics Resource (UWPR95794) and the Washington Department of Natural Resources. </w:t>
      </w:r>
    </w:p>
    <w:p w14:paraId="2F4759F1" w14:textId="77777777" w:rsidR="00261288" w:rsidRDefault="00261288" w:rsidP="00261288">
      <w:pPr>
        <w:pStyle w:val="Normal1"/>
        <w:suppressLineNumbers/>
      </w:pPr>
    </w:p>
    <w:p w14:paraId="4BD35CF6" w14:textId="77777777" w:rsidR="00261288" w:rsidRPr="00261288" w:rsidRDefault="00261288" w:rsidP="00261288">
      <w:pPr>
        <w:pStyle w:val="Normal1"/>
        <w:suppressLineNumbers/>
        <w:rPr>
          <w:b/>
        </w:rPr>
      </w:pPr>
      <w:r w:rsidRPr="004A045C">
        <w:rPr>
          <w:b/>
          <w:sz w:val="32"/>
          <w:szCs w:val="32"/>
        </w:rPr>
        <w:t>Reference List</w:t>
      </w:r>
    </w:p>
    <w:p w14:paraId="06A2321F" w14:textId="77777777" w:rsidR="00261288" w:rsidRPr="00261288" w:rsidRDefault="00162960" w:rsidP="00261288">
      <w:pPr>
        <w:pStyle w:val="Normal1"/>
        <w:widowControl w:val="0"/>
        <w:pBdr>
          <w:top w:val="nil"/>
          <w:left w:val="nil"/>
          <w:bottom w:val="nil"/>
          <w:right w:val="nil"/>
          <w:between w:val="nil"/>
        </w:pBdr>
        <w:spacing w:before="180"/>
        <w:ind w:left="360" w:hanging="360"/>
        <w:rPr>
          <w:color w:val="000000"/>
        </w:rPr>
      </w:pPr>
      <w:hyperlink r:id="rId87">
        <w:r w:rsidR="00261288" w:rsidRPr="00261288">
          <w:rPr>
            <w:color w:val="000000"/>
          </w:rPr>
          <w:t xml:space="preserve">Abatzoglou, John T., David E. Rupp, and Philip W. Mote. 2013. “Seasonal Climate Variability and Change in the Pacific Northwest of the United States.” </w:t>
        </w:r>
      </w:hyperlink>
      <w:hyperlink r:id="rId88">
        <w:r w:rsidR="00261288" w:rsidRPr="00261288">
          <w:rPr>
            <w:i/>
            <w:color w:val="000000"/>
          </w:rPr>
          <w:t>Journal of Climate</w:t>
        </w:r>
      </w:hyperlink>
      <w:hyperlink r:id="rId89">
        <w:r w:rsidR="00261288" w:rsidRPr="00261288">
          <w:rPr>
            <w:color w:val="000000"/>
          </w:rPr>
          <w:t xml:space="preserve"> 27 (5): 2125–42. https://doi.org/</w:t>
        </w:r>
      </w:hyperlink>
      <w:hyperlink r:id="rId90">
        <w:r w:rsidR="00261288" w:rsidRPr="00261288">
          <w:rPr>
            <w:color w:val="000000"/>
          </w:rPr>
          <w:t>10.1175/JCLI-D-13-00218.1</w:t>
        </w:r>
      </w:hyperlink>
      <w:hyperlink r:id="rId91">
        <w:r w:rsidR="00261288" w:rsidRPr="00261288">
          <w:rPr>
            <w:color w:val="000000"/>
          </w:rPr>
          <w:t>.</w:t>
        </w:r>
      </w:hyperlink>
    </w:p>
    <w:p w14:paraId="1769803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92">
        <w:r w:rsidR="00261288" w:rsidRPr="00261288">
          <w:rPr>
            <w:color w:val="000000"/>
          </w:rPr>
          <w:t xml:space="preserve">Anderson, Timothy H., and Gordon T. Taylor. 2001. “Nutrient Pulses, Plankton Blooms, and Seasonal Hypoxia in Western Long Island Sound.” </w:t>
        </w:r>
      </w:hyperlink>
      <w:hyperlink r:id="rId93">
        <w:r w:rsidR="00261288" w:rsidRPr="00261288">
          <w:rPr>
            <w:i/>
            <w:color w:val="000000"/>
          </w:rPr>
          <w:t>Estuaries</w:t>
        </w:r>
      </w:hyperlink>
      <w:hyperlink r:id="rId94">
        <w:r w:rsidR="00261288" w:rsidRPr="00261288">
          <w:rPr>
            <w:color w:val="000000"/>
          </w:rPr>
          <w:t xml:space="preserve"> 24 (2): 228–43. https://doi.org/</w:t>
        </w:r>
      </w:hyperlink>
      <w:hyperlink r:id="rId95">
        <w:r w:rsidR="00261288" w:rsidRPr="00261288">
          <w:rPr>
            <w:color w:val="000000"/>
          </w:rPr>
          <w:t>10.2307/1352947</w:t>
        </w:r>
      </w:hyperlink>
      <w:hyperlink r:id="rId96">
        <w:r w:rsidR="00261288" w:rsidRPr="00261288">
          <w:rPr>
            <w:color w:val="000000"/>
          </w:rPr>
          <w:t>.</w:t>
        </w:r>
      </w:hyperlink>
    </w:p>
    <w:p w14:paraId="4567A2B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97">
        <w:r w:rsidR="00261288" w:rsidRPr="00261288">
          <w:rPr>
            <w:color w:val="000000"/>
          </w:rPr>
          <w:t xml:space="preserve">Apweiler, Rolf, Amos Bairoch, Cathy H. Wu, Winona C. Barker, Brigitte Boeckmann, Serenella Ferro, Elisabeth Gasteiger, et al. 2004. “UniProt: The Universal Protein Knowledgebase.” </w:t>
        </w:r>
      </w:hyperlink>
      <w:hyperlink r:id="rId98">
        <w:r w:rsidR="00261288" w:rsidRPr="00261288">
          <w:rPr>
            <w:i/>
            <w:color w:val="000000"/>
          </w:rPr>
          <w:t>Nucleic Acids Research</w:t>
        </w:r>
      </w:hyperlink>
      <w:hyperlink r:id="rId99">
        <w:r w:rsidR="00261288" w:rsidRPr="00261288">
          <w:rPr>
            <w:color w:val="000000"/>
          </w:rPr>
          <w:t xml:space="preserve"> 32 (Database issue): D115–19. https://doi.org/</w:t>
        </w:r>
      </w:hyperlink>
      <w:hyperlink r:id="rId100">
        <w:r w:rsidR="00261288" w:rsidRPr="00261288">
          <w:rPr>
            <w:color w:val="000000"/>
          </w:rPr>
          <w:t>10.1093/nar/gkh131</w:t>
        </w:r>
      </w:hyperlink>
      <w:hyperlink r:id="rId101">
        <w:r w:rsidR="00261288" w:rsidRPr="00261288">
          <w:rPr>
            <w:color w:val="000000"/>
          </w:rPr>
          <w:t>.</w:t>
        </w:r>
      </w:hyperlink>
    </w:p>
    <w:p w14:paraId="33DAABF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02">
        <w:r w:rsidR="00261288" w:rsidRPr="00261288">
          <w:rPr>
            <w:color w:val="000000"/>
          </w:rPr>
          <w:t xml:space="preserve">Babson, A. L., M. Kawase, and P. MacCready. 2006. “Seasonal and Interannual Variability in the Circulation of Puget Sound, Washington: A Box Model Study.” </w:t>
        </w:r>
      </w:hyperlink>
      <w:hyperlink r:id="rId103">
        <w:r w:rsidR="00261288" w:rsidRPr="00261288">
          <w:rPr>
            <w:i/>
            <w:color w:val="000000"/>
          </w:rPr>
          <w:t>Atmosphere-Ocean</w:t>
        </w:r>
      </w:hyperlink>
      <w:hyperlink r:id="rId104">
        <w:r w:rsidR="00261288" w:rsidRPr="00261288">
          <w:rPr>
            <w:color w:val="000000"/>
          </w:rPr>
          <w:t xml:space="preserve"> 44 (1): 29–45. https://doi.org/</w:t>
        </w:r>
      </w:hyperlink>
      <w:hyperlink r:id="rId105">
        <w:r w:rsidR="00261288" w:rsidRPr="00261288">
          <w:rPr>
            <w:color w:val="000000"/>
          </w:rPr>
          <w:t>10.3137/ao.440103</w:t>
        </w:r>
      </w:hyperlink>
      <w:hyperlink r:id="rId106">
        <w:r w:rsidR="00261288" w:rsidRPr="00261288">
          <w:rPr>
            <w:color w:val="000000"/>
          </w:rPr>
          <w:t>.</w:t>
        </w:r>
      </w:hyperlink>
    </w:p>
    <w:p w14:paraId="6704CA65"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07">
        <w:r w:rsidR="00261288" w:rsidRPr="00261288">
          <w:rPr>
            <w:color w:val="000000"/>
          </w:rPr>
          <w:t xml:space="preserve">Banas, N. S., B. M. Hickey, P. MacCready, and J. A. Newton. 2004. “Dynamics of Willapa Bay, Washington: A Highly Unsteady, Partially Mixed Estuary.” </w:t>
        </w:r>
      </w:hyperlink>
      <w:hyperlink r:id="rId108">
        <w:r w:rsidR="00261288" w:rsidRPr="00261288">
          <w:rPr>
            <w:i/>
            <w:color w:val="000000"/>
          </w:rPr>
          <w:t>Journal of Physical Oceanography</w:t>
        </w:r>
      </w:hyperlink>
      <w:hyperlink r:id="rId109">
        <w:r w:rsidR="00261288" w:rsidRPr="00261288">
          <w:rPr>
            <w:color w:val="000000"/>
          </w:rPr>
          <w:t xml:space="preserve"> 34 (11): 2413–27. https://doi.org/</w:t>
        </w:r>
      </w:hyperlink>
      <w:hyperlink r:id="rId110">
        <w:r w:rsidR="00261288" w:rsidRPr="00261288">
          <w:rPr>
            <w:color w:val="000000"/>
          </w:rPr>
          <w:t>10.1175/JPO2637.1</w:t>
        </w:r>
      </w:hyperlink>
      <w:hyperlink r:id="rId111">
        <w:r w:rsidR="00261288" w:rsidRPr="00261288">
          <w:rPr>
            <w:color w:val="000000"/>
          </w:rPr>
          <w:t>.</w:t>
        </w:r>
      </w:hyperlink>
    </w:p>
    <w:p w14:paraId="3DD57B74"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12">
        <w:r w:rsidR="00261288" w:rsidRPr="00261288">
          <w:rPr>
            <w:color w:val="000000"/>
          </w:rPr>
          <w:t xml:space="preserve">Banas, N. S., B. M. Hickey, J. A. Newton, and J. L. Ruesink. 2007. “Tidal Exchange, Bivalve Grazing, and Patterns of Primary Production in Willapa Bay, Washington, USA.” </w:t>
        </w:r>
      </w:hyperlink>
      <w:hyperlink r:id="rId113">
        <w:r w:rsidR="00261288" w:rsidRPr="00261288">
          <w:rPr>
            <w:i/>
            <w:color w:val="000000"/>
          </w:rPr>
          <w:t>Marine Ecology Progress Series</w:t>
        </w:r>
      </w:hyperlink>
      <w:hyperlink r:id="rId114">
        <w:r w:rsidR="00261288" w:rsidRPr="00261288">
          <w:rPr>
            <w:color w:val="000000"/>
          </w:rPr>
          <w:t xml:space="preserve"> 341: 123–39. https://doi.org/</w:t>
        </w:r>
      </w:hyperlink>
      <w:hyperlink r:id="rId115">
        <w:r w:rsidR="00261288" w:rsidRPr="00261288">
          <w:rPr>
            <w:color w:val="000000"/>
          </w:rPr>
          <w:t>10.3354/meps341123</w:t>
        </w:r>
      </w:hyperlink>
      <w:hyperlink r:id="rId116">
        <w:r w:rsidR="00261288" w:rsidRPr="00261288">
          <w:rPr>
            <w:color w:val="000000"/>
          </w:rPr>
          <w:t>.</w:t>
        </w:r>
      </w:hyperlink>
    </w:p>
    <w:p w14:paraId="41EDE729"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17">
        <w:r w:rsidR="00261288" w:rsidRPr="00261288">
          <w:rPr>
            <w:color w:val="000000"/>
          </w:rPr>
          <w:t xml:space="preserve">Ban, Stephen S., Nicholas A. J. Graham, and Sean R. Connolly. 2014. “Evidence for Multiple Stressor Interactions and Effects on Coral Reefs.” </w:t>
        </w:r>
      </w:hyperlink>
      <w:hyperlink r:id="rId118">
        <w:r w:rsidR="00261288" w:rsidRPr="00261288">
          <w:rPr>
            <w:i/>
            <w:color w:val="000000"/>
          </w:rPr>
          <w:t>Global Change Biology</w:t>
        </w:r>
      </w:hyperlink>
      <w:hyperlink r:id="rId119">
        <w:r w:rsidR="00261288" w:rsidRPr="00261288">
          <w:rPr>
            <w:color w:val="000000"/>
          </w:rPr>
          <w:t xml:space="preserve"> 20 (3): 681–97. https://doi.org/</w:t>
        </w:r>
      </w:hyperlink>
      <w:hyperlink r:id="rId120">
        <w:r w:rsidR="00261288" w:rsidRPr="00261288">
          <w:rPr>
            <w:color w:val="000000"/>
          </w:rPr>
          <w:t>10.1111/gcb.12453</w:t>
        </w:r>
      </w:hyperlink>
      <w:hyperlink r:id="rId121">
        <w:r w:rsidR="00261288" w:rsidRPr="00261288">
          <w:rPr>
            <w:color w:val="000000"/>
          </w:rPr>
          <w:t>.</w:t>
        </w:r>
      </w:hyperlink>
    </w:p>
    <w:p w14:paraId="5EC9D773"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22">
        <w:r w:rsidR="00261288" w:rsidRPr="00261288">
          <w:rPr>
            <w:color w:val="000000"/>
          </w:rPr>
          <w:t xml:space="preserve">Baumann, Hannes, Ryan B. Wallace, Tristen Tagliaferri, and Christopher J. Gobler. 2015. “Large Natural pH, CO2 and O2 Fluctuations in a Temperate Tidal Salt Marsh on Diel, Seasonal, and Interannual Time Scales.” </w:t>
        </w:r>
      </w:hyperlink>
      <w:hyperlink r:id="rId123">
        <w:r w:rsidR="00261288" w:rsidRPr="00261288">
          <w:rPr>
            <w:i/>
            <w:color w:val="000000"/>
          </w:rPr>
          <w:t>Estuaries and Coasts</w:t>
        </w:r>
      </w:hyperlink>
      <w:hyperlink r:id="rId124">
        <w:r w:rsidR="00261288" w:rsidRPr="00261288">
          <w:rPr>
            <w:color w:val="000000"/>
          </w:rPr>
          <w:t xml:space="preserve"> 38 (1): 220–31. https://doi.org/</w:t>
        </w:r>
      </w:hyperlink>
      <w:hyperlink r:id="rId125">
        <w:r w:rsidR="00261288" w:rsidRPr="00261288">
          <w:rPr>
            <w:color w:val="000000"/>
          </w:rPr>
          <w:t>10.1007/s12237-014-9800-y</w:t>
        </w:r>
      </w:hyperlink>
      <w:hyperlink r:id="rId126">
        <w:r w:rsidR="00261288" w:rsidRPr="00261288">
          <w:rPr>
            <w:color w:val="000000"/>
          </w:rPr>
          <w:t>.</w:t>
        </w:r>
      </w:hyperlink>
    </w:p>
    <w:p w14:paraId="005B4287"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27">
        <w:r w:rsidR="00261288" w:rsidRPr="00261288">
          <w:rPr>
            <w:color w:val="000000"/>
          </w:rPr>
          <w:t xml:space="preserve">Bergondo, Deanna L., Dana R. Kester, Heather E. Stoffel, and Wendy L. Woods. 2005. “Time-Series Observations during the Low Sub-Surface Oxygen Events in Narragansett Bay during Summer 2001.” </w:t>
        </w:r>
      </w:hyperlink>
      <w:hyperlink r:id="rId128">
        <w:r w:rsidR="00261288" w:rsidRPr="00261288">
          <w:rPr>
            <w:i/>
            <w:color w:val="000000"/>
          </w:rPr>
          <w:t>Marine Chemistry</w:t>
        </w:r>
      </w:hyperlink>
      <w:hyperlink r:id="rId129">
        <w:r w:rsidR="00261288" w:rsidRPr="00261288">
          <w:rPr>
            <w:color w:val="000000"/>
          </w:rPr>
          <w:t xml:space="preserve"> 97 (1): 90–103. https://doi.org/</w:t>
        </w:r>
      </w:hyperlink>
      <w:hyperlink r:id="rId130">
        <w:r w:rsidR="00261288" w:rsidRPr="00261288">
          <w:rPr>
            <w:color w:val="000000"/>
          </w:rPr>
          <w:t>10.1016/j.marchem.2005.01.006</w:t>
        </w:r>
      </w:hyperlink>
      <w:hyperlink r:id="rId131">
        <w:r w:rsidR="00261288" w:rsidRPr="00261288">
          <w:rPr>
            <w:color w:val="000000"/>
          </w:rPr>
          <w:t>.</w:t>
        </w:r>
      </w:hyperlink>
    </w:p>
    <w:p w14:paraId="4813F029"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32">
        <w:r w:rsidR="00261288" w:rsidRPr="00261288">
          <w:rPr>
            <w:color w:val="000000"/>
          </w:rPr>
          <w:t xml:space="preserve">Box, G. E. P., and D. R. Cox. 1964. “An Analysis of Transformations.” </w:t>
        </w:r>
      </w:hyperlink>
      <w:hyperlink r:id="rId133">
        <w:r w:rsidR="00261288" w:rsidRPr="00261288">
          <w:rPr>
            <w:i/>
            <w:color w:val="000000"/>
          </w:rPr>
          <w:t>Journal of the Royal Statistical Society. Series B, Statistical Methodology</w:t>
        </w:r>
      </w:hyperlink>
      <w:hyperlink r:id="rId134">
        <w:r w:rsidR="00261288" w:rsidRPr="00261288">
          <w:rPr>
            <w:color w:val="000000"/>
          </w:rPr>
          <w:t xml:space="preserve"> 26 (2): 211–52. </w:t>
        </w:r>
      </w:hyperlink>
      <w:hyperlink r:id="rId135">
        <w:r w:rsidR="00261288" w:rsidRPr="00261288">
          <w:rPr>
            <w:color w:val="000000"/>
          </w:rPr>
          <w:t>http://www.jstor.org/stable/2984418</w:t>
        </w:r>
      </w:hyperlink>
      <w:hyperlink r:id="rId136">
        <w:r w:rsidR="00261288" w:rsidRPr="00261288">
          <w:rPr>
            <w:color w:val="000000"/>
          </w:rPr>
          <w:t>.</w:t>
        </w:r>
      </w:hyperlink>
    </w:p>
    <w:p w14:paraId="3FF13AC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37">
        <w:r w:rsidR="00261288" w:rsidRPr="00261288">
          <w:rPr>
            <w:color w:val="000000"/>
          </w:rPr>
          <w:t xml:space="preserve">Boyd, Philip W., Christopher E. Cornwall, Andrew Davison, Scott C. Doney, Marion Fourquez, Catriona L. Hurd, Ivan D. Lima, and Andrew McMinn. 2016. “Biological Responses to Environmental Heterogeneity under Future Ocean Conditions.” </w:t>
        </w:r>
      </w:hyperlink>
      <w:hyperlink r:id="rId138">
        <w:r w:rsidR="00261288" w:rsidRPr="00261288">
          <w:rPr>
            <w:i/>
            <w:color w:val="000000"/>
          </w:rPr>
          <w:t>Global Change Biology</w:t>
        </w:r>
      </w:hyperlink>
      <w:hyperlink r:id="rId139">
        <w:r w:rsidR="00261288" w:rsidRPr="00261288">
          <w:rPr>
            <w:color w:val="000000"/>
          </w:rPr>
          <w:t xml:space="preserve"> 22 (8): 2633–50. https://doi.org/</w:t>
        </w:r>
      </w:hyperlink>
      <w:hyperlink r:id="rId140">
        <w:r w:rsidR="00261288" w:rsidRPr="00261288">
          <w:rPr>
            <w:color w:val="000000"/>
          </w:rPr>
          <w:t>10.1111/gcb.13287</w:t>
        </w:r>
      </w:hyperlink>
      <w:hyperlink r:id="rId141">
        <w:r w:rsidR="00261288" w:rsidRPr="00261288">
          <w:rPr>
            <w:color w:val="000000"/>
          </w:rPr>
          <w:t>.</w:t>
        </w:r>
      </w:hyperlink>
    </w:p>
    <w:p w14:paraId="24698D89"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42">
        <w:r w:rsidR="00261288" w:rsidRPr="00261288">
          <w:rPr>
            <w:color w:val="000000"/>
          </w:rPr>
          <w:t xml:space="preserve">Bulthuis, Douglas A. 1995. “Distribution of Seagrasses in a North Puget Sound Estuary: Padilla Bay, Washington, USA.” </w:t>
        </w:r>
      </w:hyperlink>
      <w:hyperlink r:id="rId143">
        <w:r w:rsidR="00261288" w:rsidRPr="00261288">
          <w:rPr>
            <w:i/>
            <w:color w:val="000000"/>
          </w:rPr>
          <w:t>Aquatic Botany</w:t>
        </w:r>
      </w:hyperlink>
      <w:hyperlink r:id="rId144">
        <w:r w:rsidR="00261288" w:rsidRPr="00261288">
          <w:rPr>
            <w:color w:val="000000"/>
          </w:rPr>
          <w:t xml:space="preserve"> 50 (1): 99–105. https://doi.org/</w:t>
        </w:r>
      </w:hyperlink>
      <w:hyperlink r:id="rId145">
        <w:r w:rsidR="00261288" w:rsidRPr="00261288">
          <w:rPr>
            <w:color w:val="000000"/>
          </w:rPr>
          <w:t>10.1016/0304-3770(94)00443-P</w:t>
        </w:r>
      </w:hyperlink>
      <w:hyperlink r:id="rId146">
        <w:r w:rsidR="00261288" w:rsidRPr="00261288">
          <w:rPr>
            <w:color w:val="000000"/>
          </w:rPr>
          <w:t>.</w:t>
        </w:r>
      </w:hyperlink>
    </w:p>
    <w:p w14:paraId="00678A0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47">
        <w:r w:rsidR="00261288" w:rsidRPr="00261288">
          <w:rPr>
            <w:color w:val="000000"/>
          </w:rPr>
          <w:t xml:space="preserve">Busch, D. Shallin, Chris J. Harvey, and Paul McElhany. 2013. “Potential Impacts of Ocean Acidification on the Puget Sound Food Web.” </w:t>
        </w:r>
      </w:hyperlink>
      <w:hyperlink r:id="rId148">
        <w:r w:rsidR="00261288" w:rsidRPr="00261288">
          <w:rPr>
            <w:i/>
            <w:color w:val="000000"/>
          </w:rPr>
          <w:t>ICES Journal of Marine Science: Journal Du Conseil</w:t>
        </w:r>
      </w:hyperlink>
      <w:hyperlink r:id="rId149">
        <w:r w:rsidR="00261288" w:rsidRPr="00261288">
          <w:rPr>
            <w:color w:val="000000"/>
          </w:rPr>
          <w:t xml:space="preserve"> 70 (4): 823–33. https://doi.org/</w:t>
        </w:r>
      </w:hyperlink>
      <w:hyperlink r:id="rId150">
        <w:r w:rsidR="00261288" w:rsidRPr="00261288">
          <w:rPr>
            <w:color w:val="000000"/>
          </w:rPr>
          <w:t>10.1093/icesjms/fst061</w:t>
        </w:r>
      </w:hyperlink>
      <w:hyperlink r:id="rId151">
        <w:r w:rsidR="00261288" w:rsidRPr="00261288">
          <w:rPr>
            <w:color w:val="000000"/>
          </w:rPr>
          <w:t>.</w:t>
        </w:r>
      </w:hyperlink>
    </w:p>
    <w:p w14:paraId="1F27E0E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52">
        <w:r w:rsidR="00261288" w:rsidRPr="00261288">
          <w:rPr>
            <w:color w:val="000000"/>
          </w:rPr>
          <w:t xml:space="preserve">Byrne, Maria, and Rachel Przeslawski. 2013. “Multistressor Impacts of Warming and Acidification of the Ocean on Marine Invertebrates’ Life Histories.” </w:t>
        </w:r>
      </w:hyperlink>
      <w:hyperlink r:id="rId153">
        <w:r w:rsidR="00261288" w:rsidRPr="00261288">
          <w:rPr>
            <w:i/>
            <w:color w:val="000000"/>
          </w:rPr>
          <w:t>Integrative and Comparative Biology</w:t>
        </w:r>
      </w:hyperlink>
      <w:hyperlink r:id="rId154">
        <w:r w:rsidR="00261288" w:rsidRPr="00261288">
          <w:rPr>
            <w:color w:val="000000"/>
          </w:rPr>
          <w:t xml:space="preserve"> 53 (4): 582–96. https://doi.org/</w:t>
        </w:r>
      </w:hyperlink>
      <w:hyperlink r:id="rId155">
        <w:r w:rsidR="00261288" w:rsidRPr="00261288">
          <w:rPr>
            <w:color w:val="000000"/>
          </w:rPr>
          <w:t>10.1093/icb/ict049</w:t>
        </w:r>
      </w:hyperlink>
      <w:hyperlink r:id="rId156">
        <w:r w:rsidR="00261288" w:rsidRPr="00261288">
          <w:rPr>
            <w:color w:val="000000"/>
          </w:rPr>
          <w:t>.</w:t>
        </w:r>
      </w:hyperlink>
    </w:p>
    <w:p w14:paraId="57ECB386"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57">
        <w:r w:rsidR="00261288" w:rsidRPr="00261288">
          <w:rPr>
            <w:color w:val="000000"/>
          </w:rPr>
          <w:t xml:space="preserve">Carmichael, R. H., Andrea C. Shriver, and I. Valiela. 2004. “Changes in Shell and Soft Tissue Growth, Tissue Composition, and Survival of Quahogs, Mercenaria Mercenaria, and Softshell Clams, Mya Arenaria, in Response to Eutrophic-Driven Changes in Food Supply and Habitat.” </w:t>
        </w:r>
      </w:hyperlink>
      <w:hyperlink r:id="rId158">
        <w:r w:rsidR="00261288" w:rsidRPr="00261288">
          <w:rPr>
            <w:i/>
            <w:color w:val="000000"/>
          </w:rPr>
          <w:t>Journal of Experimental Marine Biology and Ecology</w:t>
        </w:r>
      </w:hyperlink>
      <w:hyperlink r:id="rId159">
        <w:r w:rsidR="00261288" w:rsidRPr="00261288">
          <w:rPr>
            <w:color w:val="000000"/>
          </w:rPr>
          <w:t xml:space="preserve"> 313 (1): 75–104. https://doi.org/</w:t>
        </w:r>
      </w:hyperlink>
      <w:hyperlink r:id="rId160">
        <w:r w:rsidR="00261288" w:rsidRPr="00261288">
          <w:rPr>
            <w:color w:val="000000"/>
          </w:rPr>
          <w:t>10.1016/j.jembe.2004.08.006</w:t>
        </w:r>
      </w:hyperlink>
      <w:hyperlink r:id="rId161">
        <w:r w:rsidR="00261288" w:rsidRPr="00261288">
          <w:rPr>
            <w:color w:val="000000"/>
          </w:rPr>
          <w:t>.</w:t>
        </w:r>
      </w:hyperlink>
    </w:p>
    <w:p w14:paraId="2EAFF239"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62">
        <w:r w:rsidR="00261288" w:rsidRPr="00261288">
          <w:rPr>
            <w:color w:val="000000"/>
          </w:rPr>
          <w:t xml:space="preserve">Chambers, Matthew C., Brendan Maclean, Robert Burke, Dario Amodei, Daniel L. Ruderman, Steffen Neumann, Laurent Gatto, et al. 2012. “A Cross-Platform Toolkit for Mass Spectrometry and Proteomics.” </w:t>
        </w:r>
      </w:hyperlink>
      <w:hyperlink r:id="rId163">
        <w:r w:rsidR="00261288" w:rsidRPr="00261288">
          <w:rPr>
            <w:i/>
            <w:color w:val="000000"/>
          </w:rPr>
          <w:t>Nature Biotechnology</w:t>
        </w:r>
      </w:hyperlink>
      <w:hyperlink r:id="rId164">
        <w:r w:rsidR="00261288" w:rsidRPr="00261288">
          <w:rPr>
            <w:color w:val="000000"/>
          </w:rPr>
          <w:t xml:space="preserve"> 30 (10): 918–20. https://doi.org/</w:t>
        </w:r>
      </w:hyperlink>
      <w:hyperlink r:id="rId165">
        <w:r w:rsidR="00261288" w:rsidRPr="00261288">
          <w:rPr>
            <w:color w:val="000000"/>
          </w:rPr>
          <w:t>10.1038/nbt.2377</w:t>
        </w:r>
      </w:hyperlink>
      <w:hyperlink r:id="rId166">
        <w:r w:rsidR="00261288" w:rsidRPr="00261288">
          <w:rPr>
            <w:color w:val="000000"/>
          </w:rPr>
          <w:t>.</w:t>
        </w:r>
      </w:hyperlink>
    </w:p>
    <w:p w14:paraId="2EEC46A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67">
        <w:r w:rsidR="00261288" w:rsidRPr="00261288">
          <w:rPr>
            <w:color w:val="000000"/>
          </w:rPr>
          <w:t xml:space="preserve">Chapman, Robert W., Annalaura Mancia, Marion Beal, Artur Veloso, Charles Rathburn, Anne Blair, A. F. Holland, et al. 2011. “The Transcriptomic Responses of the Eastern Oyster, </w:t>
        </w:r>
        <w:r w:rsidR="00261288" w:rsidRPr="00261288">
          <w:rPr>
            <w:color w:val="000000"/>
          </w:rPr>
          <w:lastRenderedPageBreak/>
          <w:t xml:space="preserve">Crassostrea Virginica, to Environmental Conditions.” </w:t>
        </w:r>
      </w:hyperlink>
      <w:hyperlink r:id="rId168">
        <w:r w:rsidR="00261288" w:rsidRPr="00261288">
          <w:rPr>
            <w:i/>
            <w:color w:val="000000"/>
          </w:rPr>
          <w:t>Molecular Ecology</w:t>
        </w:r>
      </w:hyperlink>
      <w:hyperlink r:id="rId169">
        <w:r w:rsidR="00261288" w:rsidRPr="00261288">
          <w:rPr>
            <w:color w:val="000000"/>
          </w:rPr>
          <w:t xml:space="preserve"> 20 (7): 1431–49. https://doi.org/</w:t>
        </w:r>
      </w:hyperlink>
      <w:hyperlink r:id="rId170">
        <w:r w:rsidR="00261288" w:rsidRPr="00261288">
          <w:rPr>
            <w:color w:val="000000"/>
          </w:rPr>
          <w:t>10.1111/j.1365-294X.2011.05018.x</w:t>
        </w:r>
      </w:hyperlink>
      <w:hyperlink r:id="rId171">
        <w:r w:rsidR="00261288" w:rsidRPr="00261288">
          <w:rPr>
            <w:color w:val="000000"/>
          </w:rPr>
          <w:t>.</w:t>
        </w:r>
      </w:hyperlink>
    </w:p>
    <w:p w14:paraId="3960501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72">
        <w:r w:rsidR="00261288" w:rsidRPr="00261288">
          <w:rPr>
            <w:color w:val="000000"/>
          </w:rPr>
          <w:t xml:space="preserve">Clark, Dana, Miles Lamare, and Mike Barker. 2009. “Response of Sea Urchin Pluteus Larvae (Echinodermata: Echinoidea) to Reduced Seawater pH: A Comparison among a Tropical, Temperate, and a Polar Species.” </w:t>
        </w:r>
      </w:hyperlink>
      <w:hyperlink r:id="rId173">
        <w:r w:rsidR="00261288" w:rsidRPr="00261288">
          <w:rPr>
            <w:i/>
            <w:color w:val="000000"/>
          </w:rPr>
          <w:t>Marine Biology</w:t>
        </w:r>
      </w:hyperlink>
      <w:hyperlink r:id="rId174">
        <w:r w:rsidR="00261288" w:rsidRPr="00261288">
          <w:rPr>
            <w:color w:val="000000"/>
          </w:rPr>
          <w:t xml:space="preserve"> 156 (6): 1125–37. https://doi.org/</w:t>
        </w:r>
      </w:hyperlink>
      <w:hyperlink r:id="rId175">
        <w:r w:rsidR="00261288" w:rsidRPr="00261288">
          <w:rPr>
            <w:color w:val="000000"/>
          </w:rPr>
          <w:t>10.1007/s00227-009-1155-8</w:t>
        </w:r>
      </w:hyperlink>
      <w:hyperlink r:id="rId176">
        <w:r w:rsidR="00261288" w:rsidRPr="00261288">
          <w:rPr>
            <w:color w:val="000000"/>
          </w:rPr>
          <w:t>.</w:t>
        </w:r>
      </w:hyperlink>
    </w:p>
    <w:p w14:paraId="3EEE2647"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77">
        <w:proofErr w:type="spellStart"/>
        <w:r w:rsidR="00261288" w:rsidRPr="00261288">
          <w:rPr>
            <w:color w:val="000000"/>
          </w:rPr>
          <w:t>Coan</w:t>
        </w:r>
        <w:proofErr w:type="spellEnd"/>
        <w:r w:rsidR="00261288" w:rsidRPr="00261288">
          <w:rPr>
            <w:color w:val="000000"/>
          </w:rPr>
          <w:t xml:space="preserve">, Eugene V., Paul </w:t>
        </w:r>
        <w:proofErr w:type="spellStart"/>
        <w:r w:rsidR="00261288" w:rsidRPr="00261288">
          <w:rPr>
            <w:color w:val="000000"/>
          </w:rPr>
          <w:t>Valentich</w:t>
        </w:r>
        <w:proofErr w:type="spellEnd"/>
        <w:r w:rsidR="00261288" w:rsidRPr="00261288">
          <w:rPr>
            <w:color w:val="000000"/>
          </w:rPr>
          <w:t xml:space="preserve"> Scott, and Frank R. Bernard. 2000. </w:t>
        </w:r>
      </w:hyperlink>
      <w:hyperlink r:id="rId178">
        <w:r w:rsidR="00261288" w:rsidRPr="00261288">
          <w:rPr>
            <w:i/>
            <w:color w:val="000000"/>
          </w:rPr>
          <w:t>Bivalve Seashells of Western North America: Marine Bivalve Mollusks from Arctic Alaska to Baja California</w:t>
        </w:r>
      </w:hyperlink>
      <w:hyperlink r:id="rId179">
        <w:r w:rsidR="00261288" w:rsidRPr="00261288">
          <w:rPr>
            <w:color w:val="000000"/>
          </w:rPr>
          <w:t>. Santa Barbara Museum of Natural History.</w:t>
        </w:r>
      </w:hyperlink>
    </w:p>
    <w:p w14:paraId="513F3F0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80">
        <w:r w:rsidR="00261288" w:rsidRPr="00261288">
          <w:rPr>
            <w:color w:val="000000"/>
          </w:rPr>
          <w:t xml:space="preserve">Cornwall, Christopher E., Christopher D. Hepburn, Christina M. McGraw, Kim I. Currie, Conrad A. Pilditch, Keith A. Hunter, Philip W. Boyd, and Catriona L. Hurd. 2013. “Diurnal Fluctuations in Seawater pH Influence the Response of a Calcifying Macroalga to Ocean Acidification.” </w:t>
        </w:r>
      </w:hyperlink>
      <w:hyperlink r:id="rId181">
        <w:r w:rsidR="00261288" w:rsidRPr="00261288">
          <w:rPr>
            <w:i/>
            <w:color w:val="000000"/>
          </w:rPr>
          <w:t>Proc. R. Soc. B</w:t>
        </w:r>
      </w:hyperlink>
      <w:hyperlink r:id="rId182">
        <w:r w:rsidR="00261288" w:rsidRPr="00261288">
          <w:rPr>
            <w:color w:val="000000"/>
          </w:rPr>
          <w:t xml:space="preserve"> 280 (1772): 20132201. https://doi.org/</w:t>
        </w:r>
      </w:hyperlink>
      <w:hyperlink r:id="rId183">
        <w:r w:rsidR="00261288" w:rsidRPr="00261288">
          <w:rPr>
            <w:color w:val="000000"/>
          </w:rPr>
          <w:t>10.1098/rspb.2013.2201</w:t>
        </w:r>
      </w:hyperlink>
      <w:hyperlink r:id="rId184">
        <w:r w:rsidR="00261288" w:rsidRPr="00261288">
          <w:rPr>
            <w:color w:val="000000"/>
          </w:rPr>
          <w:t>.</w:t>
        </w:r>
      </w:hyperlink>
    </w:p>
    <w:p w14:paraId="02626D4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85">
        <w:r w:rsidR="00261288" w:rsidRPr="00261288">
          <w:rPr>
            <w:color w:val="000000"/>
          </w:rPr>
          <w:t xml:space="preserve">DeBiasse, Melissa B., and Morgan W. Kelly. 2016. “Plastic and Evolved Responses to Global Change: What Can We Learn from Comparative Transcriptomics?” </w:t>
        </w:r>
      </w:hyperlink>
      <w:hyperlink r:id="rId186">
        <w:r w:rsidR="00261288" w:rsidRPr="00261288">
          <w:rPr>
            <w:i/>
            <w:color w:val="000000"/>
          </w:rPr>
          <w:t>The Journal of Heredity</w:t>
        </w:r>
      </w:hyperlink>
      <w:hyperlink r:id="rId187">
        <w:r w:rsidR="00261288" w:rsidRPr="00261288">
          <w:rPr>
            <w:color w:val="000000"/>
          </w:rPr>
          <w:t xml:space="preserve"> 107 (1): 71–81. https://doi.org/</w:t>
        </w:r>
      </w:hyperlink>
      <w:hyperlink r:id="rId188">
        <w:r w:rsidR="00261288" w:rsidRPr="00261288">
          <w:rPr>
            <w:color w:val="000000"/>
          </w:rPr>
          <w:t>10.1093/jhered/esv073</w:t>
        </w:r>
      </w:hyperlink>
      <w:hyperlink r:id="rId189">
        <w:r w:rsidR="00261288" w:rsidRPr="00261288">
          <w:rPr>
            <w:color w:val="000000"/>
          </w:rPr>
          <w:t>.</w:t>
        </w:r>
      </w:hyperlink>
    </w:p>
    <w:p w14:paraId="15060B7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90">
        <w:r w:rsidR="00261288" w:rsidRPr="00261288">
          <w:rPr>
            <w:color w:val="000000"/>
          </w:rPr>
          <w:t xml:space="preserve">Dethier, Megan N., Tom Mumford, Tom Leschine, Kurt Presh, Si Simenstad, Hugh Shipman, Doug Myers, et al. 2006. “Native Shellfish in Nearshore Ecosystems of Puget Sound.” WASHINGTON UNIV SEATTLE. </w:t>
        </w:r>
      </w:hyperlink>
      <w:hyperlink r:id="rId191">
        <w:r w:rsidR="00261288" w:rsidRPr="00261288">
          <w:rPr>
            <w:color w:val="000000"/>
          </w:rPr>
          <w:t>http://www.dtic.mil/docs/citations/ADA477852</w:t>
        </w:r>
      </w:hyperlink>
      <w:hyperlink r:id="rId192">
        <w:r w:rsidR="00261288" w:rsidRPr="00261288">
          <w:rPr>
            <w:color w:val="000000"/>
          </w:rPr>
          <w:t>.</w:t>
        </w:r>
      </w:hyperlink>
    </w:p>
    <w:p w14:paraId="23F1A3B4"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93">
        <w:r w:rsidR="00261288" w:rsidRPr="00261288">
          <w:rPr>
            <w:color w:val="000000"/>
          </w:rPr>
          <w:t xml:space="preserve">Dethier, Megan N., Jennifer Ruesink, Helen Berry, Amy G. Sprenger, and Blain Reeves. 2010. “Restricted Ranges in Physical Factors May Constitute Subtle Stressors for Estuarine Biota.” </w:t>
        </w:r>
      </w:hyperlink>
      <w:hyperlink r:id="rId194">
        <w:r w:rsidR="00261288" w:rsidRPr="00261288">
          <w:rPr>
            <w:i/>
            <w:color w:val="000000"/>
          </w:rPr>
          <w:t>Marine Environmental Research</w:t>
        </w:r>
      </w:hyperlink>
      <w:hyperlink r:id="rId195">
        <w:r w:rsidR="00261288" w:rsidRPr="00261288">
          <w:rPr>
            <w:color w:val="000000"/>
          </w:rPr>
          <w:t xml:space="preserve"> 69 (4): 240–47. https://doi.org/</w:t>
        </w:r>
      </w:hyperlink>
      <w:hyperlink r:id="rId196">
        <w:r w:rsidR="00261288" w:rsidRPr="00261288">
          <w:rPr>
            <w:color w:val="000000"/>
          </w:rPr>
          <w:t>10.1016/j.marenvres.2009.10.015</w:t>
        </w:r>
      </w:hyperlink>
      <w:hyperlink r:id="rId197">
        <w:r w:rsidR="00261288" w:rsidRPr="00261288">
          <w:rPr>
            <w:color w:val="000000"/>
          </w:rPr>
          <w:t>.</w:t>
        </w:r>
      </w:hyperlink>
    </w:p>
    <w:p w14:paraId="0821FCF9"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198">
        <w:r w:rsidR="00261288" w:rsidRPr="00261288">
          <w:rPr>
            <w:color w:val="000000"/>
          </w:rPr>
          <w:t xml:space="preserve">Doney, Scott C., Natalie Mahowald, Ivan Lima, Richard A. Feely, Fred T. Mackenzie, Jean-Francois Lamarque, and Phil J. Rasch. 2007. “Impact of Anthropogenic Atmospheric Nitrogen and Sulfur Deposition on Ocean Acidification and the Inorganic Carbon System.” </w:t>
        </w:r>
      </w:hyperlink>
      <w:hyperlink r:id="rId199">
        <w:r w:rsidR="00261288" w:rsidRPr="00261288">
          <w:rPr>
            <w:i/>
            <w:color w:val="000000"/>
          </w:rPr>
          <w:t>Proceedings of the National Academy of Sciences of the United States of America</w:t>
        </w:r>
      </w:hyperlink>
      <w:hyperlink r:id="rId200">
        <w:r w:rsidR="00261288" w:rsidRPr="00261288">
          <w:rPr>
            <w:color w:val="000000"/>
          </w:rPr>
          <w:t xml:space="preserve"> 104 (37): 14580–85. https://doi.org/</w:t>
        </w:r>
      </w:hyperlink>
      <w:hyperlink r:id="rId201">
        <w:r w:rsidR="00261288" w:rsidRPr="00261288">
          <w:rPr>
            <w:color w:val="000000"/>
          </w:rPr>
          <w:t>10.1073/pnas.0702218104</w:t>
        </w:r>
      </w:hyperlink>
      <w:hyperlink r:id="rId202">
        <w:r w:rsidR="00261288" w:rsidRPr="00261288">
          <w:rPr>
            <w:color w:val="000000"/>
          </w:rPr>
          <w:t>.</w:t>
        </w:r>
      </w:hyperlink>
    </w:p>
    <w:p w14:paraId="1AF2820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03">
        <w:r w:rsidR="00261288" w:rsidRPr="00261288">
          <w:rPr>
            <w:color w:val="000000"/>
          </w:rPr>
          <w:t xml:space="preserve">Duquette, Ashley, James B. McClintock, Charles D. Amsler, Alberto Pérez-Huerta, Marco Milazzo, and Jason M. Hall-Spencer. 2017. “Effects of Ocean Acidification on the Shells of Four Mediterranean Gastropod Species near a CO2 Seep.” </w:t>
        </w:r>
      </w:hyperlink>
      <w:hyperlink r:id="rId204">
        <w:r w:rsidR="00261288" w:rsidRPr="00261288">
          <w:rPr>
            <w:i/>
            <w:color w:val="000000"/>
          </w:rPr>
          <w:t>Marine Pollution Bulletin</w:t>
        </w:r>
      </w:hyperlink>
      <w:hyperlink r:id="rId205">
        <w:r w:rsidR="00261288" w:rsidRPr="00261288">
          <w:rPr>
            <w:color w:val="000000"/>
          </w:rPr>
          <w:t xml:space="preserve"> 124 (2): 917–28. https://doi.org/</w:t>
        </w:r>
      </w:hyperlink>
      <w:hyperlink r:id="rId206">
        <w:r w:rsidR="00261288" w:rsidRPr="00261288">
          <w:rPr>
            <w:color w:val="000000"/>
          </w:rPr>
          <w:t>10.1016/j.marpolbul.2017.08.007</w:t>
        </w:r>
      </w:hyperlink>
      <w:hyperlink r:id="rId207">
        <w:r w:rsidR="00261288" w:rsidRPr="00261288">
          <w:rPr>
            <w:color w:val="000000"/>
          </w:rPr>
          <w:t>.</w:t>
        </w:r>
      </w:hyperlink>
    </w:p>
    <w:p w14:paraId="6471ED8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08">
        <w:r w:rsidR="00261288" w:rsidRPr="00261288">
          <w:rPr>
            <w:color w:val="000000"/>
          </w:rPr>
          <w:t xml:space="preserve">Feely, Richard A., Simone R. Alin, Jan Newton, Christopher L. Sabine, Mark Warner, Allan Devol, Christopher Krembs, and Carol Maloy. 2010. “The Combined Effects of Ocean Acidification, Mixing, and Respiration on pH and Carbonate Saturation in an Urbanized Estuary.” </w:t>
        </w:r>
      </w:hyperlink>
      <w:hyperlink r:id="rId209">
        <w:r w:rsidR="00261288" w:rsidRPr="00261288">
          <w:rPr>
            <w:i/>
            <w:color w:val="000000"/>
          </w:rPr>
          <w:t>Estuarine, Coastal and Shelf Science</w:t>
        </w:r>
      </w:hyperlink>
      <w:hyperlink r:id="rId210">
        <w:r w:rsidR="00261288" w:rsidRPr="00261288">
          <w:rPr>
            <w:color w:val="000000"/>
          </w:rPr>
          <w:t xml:space="preserve"> 88 (4): 442–49. https://doi.org/</w:t>
        </w:r>
      </w:hyperlink>
      <w:hyperlink r:id="rId211">
        <w:r w:rsidR="00261288" w:rsidRPr="00261288">
          <w:rPr>
            <w:color w:val="000000"/>
          </w:rPr>
          <w:t>10.1016/j.ecss.2010.05.004</w:t>
        </w:r>
      </w:hyperlink>
      <w:hyperlink r:id="rId212">
        <w:r w:rsidR="00261288" w:rsidRPr="00261288">
          <w:rPr>
            <w:color w:val="000000"/>
          </w:rPr>
          <w:t>.</w:t>
        </w:r>
      </w:hyperlink>
    </w:p>
    <w:p w14:paraId="01B312D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13">
        <w:r w:rsidR="00261288" w:rsidRPr="00261288">
          <w:rPr>
            <w:color w:val="000000"/>
          </w:rPr>
          <w:t xml:space="preserve">Feely, Richard A., Terrie Klinger, Jan A. Newton, and Meg Chadsey. 2012. </w:t>
        </w:r>
      </w:hyperlink>
      <w:hyperlink r:id="rId214">
        <w:r w:rsidR="00261288" w:rsidRPr="00261288">
          <w:rPr>
            <w:i/>
            <w:color w:val="000000"/>
          </w:rPr>
          <w:t>Scientific Summary of Ocean Acidification in Washington State Marine Waters</w:t>
        </w:r>
      </w:hyperlink>
      <w:hyperlink r:id="rId215">
        <w:r w:rsidR="00261288" w:rsidRPr="00261288">
          <w:rPr>
            <w:color w:val="000000"/>
          </w:rPr>
          <w:t xml:space="preserve">. US Department of Commerce, National Oceanic and Atmospheric Administration, Office of Oceanic and Atmospheric Research. </w:t>
        </w:r>
      </w:hyperlink>
      <w:hyperlink r:id="rId216">
        <w:r w:rsidR="00261288" w:rsidRPr="00261288">
          <w:rPr>
            <w:color w:val="000000"/>
          </w:rPr>
          <w:t>https://pdfs.semanticscholar.org/5964/ffc14ae680fc855864a55b10351ed86e5935.pdf</w:t>
        </w:r>
      </w:hyperlink>
      <w:hyperlink r:id="rId217">
        <w:r w:rsidR="00261288" w:rsidRPr="00261288">
          <w:rPr>
            <w:color w:val="000000"/>
          </w:rPr>
          <w:t>.</w:t>
        </w:r>
      </w:hyperlink>
    </w:p>
    <w:p w14:paraId="4DE77D8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18">
        <w:r w:rsidR="00261288" w:rsidRPr="00261288">
          <w:rPr>
            <w:color w:val="000000"/>
          </w:rPr>
          <w:t xml:space="preserve">Feely, Richard A., Christopher L. Sabine, J. Martin Hernandez-Ayon, Debby Ianson, and Burke </w:t>
        </w:r>
        <w:r w:rsidR="00261288" w:rsidRPr="00261288">
          <w:rPr>
            <w:color w:val="000000"/>
          </w:rPr>
          <w:lastRenderedPageBreak/>
          <w:t xml:space="preserve">Hales. 2008. “Evidence for Upwelling of Corrosive‘ Acidified’ Water onto the Continental Shelf.” </w:t>
        </w:r>
      </w:hyperlink>
      <w:hyperlink r:id="rId219">
        <w:r w:rsidR="00261288" w:rsidRPr="00261288">
          <w:rPr>
            <w:i/>
            <w:color w:val="000000"/>
          </w:rPr>
          <w:t>Science</w:t>
        </w:r>
      </w:hyperlink>
      <w:hyperlink r:id="rId220">
        <w:r w:rsidR="00261288" w:rsidRPr="00261288">
          <w:rPr>
            <w:color w:val="000000"/>
          </w:rPr>
          <w:t xml:space="preserve"> 320 (5882): 1490–92. </w:t>
        </w:r>
      </w:hyperlink>
      <w:hyperlink r:id="rId221">
        <w:r w:rsidR="00261288" w:rsidRPr="00261288">
          <w:rPr>
            <w:color w:val="000000"/>
          </w:rPr>
          <w:t>http://science.sciencemag.org/content/320/5882/1490.short</w:t>
        </w:r>
      </w:hyperlink>
      <w:hyperlink r:id="rId222">
        <w:r w:rsidR="00261288" w:rsidRPr="00261288">
          <w:rPr>
            <w:color w:val="000000"/>
          </w:rPr>
          <w:t>.</w:t>
        </w:r>
      </w:hyperlink>
    </w:p>
    <w:p w14:paraId="44C87F3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23">
        <w:r w:rsidR="00261288" w:rsidRPr="00261288">
          <w:rPr>
            <w:color w:val="000000"/>
          </w:rPr>
          <w:t>Fernández-Reiriz, Ma José, Pedro Range, Xosé Antón Álvarez-Salgado, and Uxio Labarta. 2011. “Physiological Energetics of Juvenile Clams Ruditapes Decussatus in a High CO</w:t>
        </w:r>
        <w:r w:rsidR="00261288" w:rsidRPr="00261288">
          <w:rPr>
            <w:rFonts w:ascii="Papyrus Condensed" w:hAnsi="Papyrus Condensed" w:cs="Papyrus Condensed"/>
            <w:color w:val="000000"/>
          </w:rPr>
          <w:t>₂</w:t>
        </w:r>
        <w:r w:rsidR="00261288" w:rsidRPr="00261288">
          <w:rPr>
            <w:color w:val="000000"/>
          </w:rPr>
          <w:t xml:space="preserve"> Coastal Ocean.” </w:t>
        </w:r>
      </w:hyperlink>
      <w:hyperlink r:id="rId224">
        <w:r w:rsidR="00261288" w:rsidRPr="00261288">
          <w:rPr>
            <w:i/>
            <w:color w:val="000000"/>
          </w:rPr>
          <w:t>Marine Ecology Progress Series</w:t>
        </w:r>
      </w:hyperlink>
      <w:hyperlink r:id="rId225">
        <w:r w:rsidR="00261288" w:rsidRPr="00261288">
          <w:rPr>
            <w:color w:val="000000"/>
          </w:rPr>
          <w:t xml:space="preserve"> 433: 97–105. </w:t>
        </w:r>
      </w:hyperlink>
      <w:hyperlink r:id="rId226">
        <w:r w:rsidR="00261288" w:rsidRPr="00261288">
          <w:rPr>
            <w:color w:val="000000"/>
          </w:rPr>
          <w:t>http://www.jstor.org/stable/24875417</w:t>
        </w:r>
      </w:hyperlink>
      <w:hyperlink r:id="rId227">
        <w:r w:rsidR="00261288" w:rsidRPr="00261288">
          <w:rPr>
            <w:color w:val="000000"/>
          </w:rPr>
          <w:t>.</w:t>
        </w:r>
      </w:hyperlink>
    </w:p>
    <w:p w14:paraId="5AC433A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28">
        <w:r w:rsidR="00261288" w:rsidRPr="00261288">
          <w:rPr>
            <w:color w:val="000000"/>
          </w:rPr>
          <w:t xml:space="preserve">Frieder, Christina A., Jennifer P. Gonzalez, Emily E. Bockmon, Michael O. Navarro, and Lisa A. Levin. 2014. “Can Variable pH and Low Oxygen Moderate Ocean Acidification Outcomes for Mussel Larvae?” </w:t>
        </w:r>
      </w:hyperlink>
      <w:hyperlink r:id="rId229">
        <w:r w:rsidR="00261288" w:rsidRPr="00261288">
          <w:rPr>
            <w:i/>
            <w:color w:val="000000"/>
          </w:rPr>
          <w:t>Global Change Biology</w:t>
        </w:r>
      </w:hyperlink>
      <w:hyperlink r:id="rId230">
        <w:r w:rsidR="00261288" w:rsidRPr="00261288">
          <w:rPr>
            <w:color w:val="000000"/>
          </w:rPr>
          <w:t xml:space="preserve"> 20 (3): 754–64. https://doi.org/</w:t>
        </w:r>
      </w:hyperlink>
      <w:hyperlink r:id="rId231">
        <w:r w:rsidR="00261288" w:rsidRPr="00261288">
          <w:rPr>
            <w:color w:val="000000"/>
          </w:rPr>
          <w:t>10.1111/gcb.12485</w:t>
        </w:r>
      </w:hyperlink>
      <w:hyperlink r:id="rId232">
        <w:r w:rsidR="00261288" w:rsidRPr="00261288">
          <w:rPr>
            <w:color w:val="000000"/>
          </w:rPr>
          <w:t>.</w:t>
        </w:r>
      </w:hyperlink>
    </w:p>
    <w:p w14:paraId="33FF222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33">
        <w:r w:rsidR="00261288" w:rsidRPr="00261288">
          <w:rPr>
            <w:color w:val="000000"/>
          </w:rPr>
          <w:t xml:space="preserve">Gattuso, Jean-Pierre, and Lina Hansson. 2011. </w:t>
        </w:r>
      </w:hyperlink>
      <w:hyperlink r:id="rId234">
        <w:r w:rsidR="00261288" w:rsidRPr="00261288">
          <w:rPr>
            <w:i/>
            <w:color w:val="000000"/>
          </w:rPr>
          <w:t>Ocean Acidification</w:t>
        </w:r>
      </w:hyperlink>
      <w:hyperlink r:id="rId235">
        <w:r w:rsidR="00261288" w:rsidRPr="00261288">
          <w:rPr>
            <w:color w:val="000000"/>
          </w:rPr>
          <w:t xml:space="preserve">. OUP Oxford. </w:t>
        </w:r>
      </w:hyperlink>
      <w:hyperlink r:id="rId236">
        <w:r w:rsidR="00261288" w:rsidRPr="00261288">
          <w:rPr>
            <w:color w:val="000000"/>
          </w:rPr>
          <w:t>https://market.android.com/details?id=book-eoxpAgAAQBAJ</w:t>
        </w:r>
      </w:hyperlink>
      <w:hyperlink r:id="rId237">
        <w:r w:rsidR="00261288" w:rsidRPr="00261288">
          <w:rPr>
            <w:color w:val="000000"/>
          </w:rPr>
          <w:t>.</w:t>
        </w:r>
      </w:hyperlink>
    </w:p>
    <w:p w14:paraId="5DCE15BF" w14:textId="1C8EACBA" w:rsidR="00261288" w:rsidRDefault="00162960" w:rsidP="00261288">
      <w:pPr>
        <w:pStyle w:val="Normal1"/>
        <w:widowControl w:val="0"/>
        <w:pBdr>
          <w:top w:val="nil"/>
          <w:left w:val="nil"/>
          <w:bottom w:val="nil"/>
          <w:right w:val="nil"/>
          <w:between w:val="nil"/>
        </w:pBdr>
        <w:ind w:left="360" w:hanging="360"/>
        <w:rPr>
          <w:ins w:id="465" w:author="Laura H Spencer" w:date="2018-12-18T12:33:00Z"/>
          <w:color w:val="000000"/>
        </w:rPr>
      </w:pPr>
      <w:hyperlink r:id="rId238">
        <w:r w:rsidR="00261288" w:rsidRPr="00261288">
          <w:rPr>
            <w:color w:val="000000"/>
          </w:rPr>
          <w:t xml:space="preserve">Gazeau, Frédéric, Christophe Quiblier, Jeroen M. Jansen, Jean-Pierre Gattuso, Jack J. Middelburg, and Carlo H. R. Heip. 2007. “Impact of Elevated CO2 on Shellfish Calcification.” </w:t>
        </w:r>
      </w:hyperlink>
      <w:hyperlink r:id="rId239">
        <w:r w:rsidR="00261288" w:rsidRPr="00261288">
          <w:rPr>
            <w:i/>
            <w:color w:val="000000"/>
          </w:rPr>
          <w:t>Geophysical Research Letters</w:t>
        </w:r>
      </w:hyperlink>
      <w:hyperlink r:id="rId240">
        <w:r w:rsidR="00261288" w:rsidRPr="00261288">
          <w:rPr>
            <w:color w:val="000000"/>
          </w:rPr>
          <w:t xml:space="preserve"> 34 (7): L07603. https://doi.org/</w:t>
        </w:r>
      </w:hyperlink>
      <w:hyperlink r:id="rId241">
        <w:r w:rsidR="00261288" w:rsidRPr="00261288">
          <w:rPr>
            <w:color w:val="000000"/>
          </w:rPr>
          <w:t>10.1029/2006GL028554</w:t>
        </w:r>
      </w:hyperlink>
      <w:hyperlink r:id="rId242">
        <w:r w:rsidR="00261288" w:rsidRPr="00261288">
          <w:rPr>
            <w:color w:val="000000"/>
          </w:rPr>
          <w:t>.</w:t>
        </w:r>
      </w:hyperlink>
    </w:p>
    <w:p w14:paraId="2885253A" w14:textId="797EE4B8" w:rsidR="003F13AA" w:rsidRPr="00261288" w:rsidRDefault="003F13AA" w:rsidP="00261288">
      <w:pPr>
        <w:pStyle w:val="Normal1"/>
        <w:widowControl w:val="0"/>
        <w:pBdr>
          <w:top w:val="nil"/>
          <w:left w:val="nil"/>
          <w:bottom w:val="nil"/>
          <w:right w:val="nil"/>
          <w:between w:val="nil"/>
        </w:pBdr>
        <w:ind w:left="360" w:hanging="360"/>
        <w:rPr>
          <w:color w:val="000000"/>
        </w:rPr>
      </w:pPr>
      <w:proofErr w:type="spellStart"/>
      <w:ins w:id="466" w:author="Laura H Spencer" w:date="2018-12-18T12:33:00Z">
        <w:r w:rsidRPr="003F13AA">
          <w:rPr>
            <w:color w:val="000000"/>
          </w:rPr>
          <w:t>Giarratano</w:t>
        </w:r>
        <w:proofErr w:type="spellEnd"/>
        <w:r w:rsidRPr="003F13AA">
          <w:rPr>
            <w:color w:val="000000"/>
          </w:rPr>
          <w:t xml:space="preserve">, Erica, Mónica N. Gil, and Gabriela Malanga. 2014. “Biomarkers of Environmental Stress in Gills of Ribbed Mussel </w:t>
        </w:r>
        <w:proofErr w:type="spellStart"/>
        <w:r w:rsidRPr="003F13AA">
          <w:rPr>
            <w:color w:val="000000"/>
          </w:rPr>
          <w:t>Aulacomya</w:t>
        </w:r>
        <w:proofErr w:type="spellEnd"/>
        <w:r w:rsidRPr="003F13AA">
          <w:rPr>
            <w:color w:val="000000"/>
          </w:rPr>
          <w:t xml:space="preserve"> </w:t>
        </w:r>
        <w:proofErr w:type="spellStart"/>
        <w:r w:rsidRPr="003F13AA">
          <w:rPr>
            <w:color w:val="000000"/>
          </w:rPr>
          <w:t>Atra</w:t>
        </w:r>
        <w:proofErr w:type="spellEnd"/>
        <w:r w:rsidRPr="003F13AA">
          <w:rPr>
            <w:color w:val="000000"/>
          </w:rPr>
          <w:t xml:space="preserve"> </w:t>
        </w:r>
        <w:proofErr w:type="spellStart"/>
        <w:r w:rsidRPr="003F13AA">
          <w:rPr>
            <w:color w:val="000000"/>
          </w:rPr>
          <w:t>Atra</w:t>
        </w:r>
        <w:proofErr w:type="spellEnd"/>
        <w:r w:rsidRPr="003F13AA">
          <w:rPr>
            <w:color w:val="000000"/>
          </w:rPr>
          <w:t xml:space="preserve"> (Nuevo Gulf, Northern Patagonia).” Ecotoxicology and Environmental Safety 107 (September): 111–19.</w:t>
        </w:r>
      </w:ins>
    </w:p>
    <w:p w14:paraId="46252996"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43">
        <w:r w:rsidR="00261288" w:rsidRPr="00261288">
          <w:rPr>
            <w:color w:val="000000"/>
          </w:rPr>
          <w:t xml:space="preserve">Gobler, Christopher J., Elizabeth L. DePasquale, Andrew W. Griffith, and Hannes Baumann. 2014. “Hypoxia and Acidification Have Additive and Synergistic Negative Effects on the Growth, Survival, and Metamorphosis of Early Life Stage Bivalves.” </w:t>
        </w:r>
      </w:hyperlink>
      <w:hyperlink r:id="rId244">
        <w:r w:rsidR="00261288" w:rsidRPr="00261288">
          <w:rPr>
            <w:i/>
            <w:color w:val="000000"/>
          </w:rPr>
          <w:t>PloS One</w:t>
        </w:r>
      </w:hyperlink>
      <w:hyperlink r:id="rId245">
        <w:r w:rsidR="00261288" w:rsidRPr="00261288">
          <w:rPr>
            <w:color w:val="000000"/>
          </w:rPr>
          <w:t xml:space="preserve"> 9 (1): e83648. https://doi.org/</w:t>
        </w:r>
      </w:hyperlink>
      <w:hyperlink r:id="rId246">
        <w:r w:rsidR="00261288" w:rsidRPr="00261288">
          <w:rPr>
            <w:color w:val="000000"/>
          </w:rPr>
          <w:t>10.1371/journal.pone.0083648</w:t>
        </w:r>
      </w:hyperlink>
      <w:hyperlink r:id="rId247">
        <w:r w:rsidR="00261288" w:rsidRPr="00261288">
          <w:rPr>
            <w:color w:val="000000"/>
          </w:rPr>
          <w:t>.</w:t>
        </w:r>
      </w:hyperlink>
    </w:p>
    <w:p w14:paraId="1AB93A3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48">
        <w:r w:rsidR="00261288" w:rsidRPr="00261288">
          <w:rPr>
            <w:color w:val="000000"/>
          </w:rPr>
          <w:t xml:space="preserve">Goodwin, C. Lynn, and Bruce Pease. 1987. </w:t>
        </w:r>
      </w:hyperlink>
      <w:hyperlink r:id="rId249">
        <w:r w:rsidR="00261288" w:rsidRPr="00261288">
          <w:rPr>
            <w:i/>
            <w:color w:val="000000"/>
          </w:rPr>
          <w:t>The Distribution of Geoduck (</w:t>
        </w:r>
        <w:proofErr w:type="spellStart"/>
        <w:r w:rsidR="00261288" w:rsidRPr="00261288">
          <w:rPr>
            <w:i/>
            <w:color w:val="000000"/>
          </w:rPr>
          <w:t>Panope</w:t>
        </w:r>
        <w:proofErr w:type="spellEnd"/>
        <w:r w:rsidR="00261288" w:rsidRPr="00261288">
          <w:rPr>
            <w:i/>
            <w:color w:val="000000"/>
          </w:rPr>
          <w:t xml:space="preserve"> </w:t>
        </w:r>
        <w:proofErr w:type="spellStart"/>
        <w:r w:rsidR="00261288" w:rsidRPr="00261288">
          <w:rPr>
            <w:i/>
            <w:color w:val="000000"/>
          </w:rPr>
          <w:t>Abrupta</w:t>
        </w:r>
        <w:proofErr w:type="spellEnd"/>
        <w:r w:rsidR="00261288" w:rsidRPr="00261288">
          <w:rPr>
            <w:i/>
            <w:color w:val="000000"/>
          </w:rPr>
          <w:t>) Size, Density, and Quality in Relation to Habitat Characteristics such as Geographic Area, Water Depth, Sediment Type, and Associated Flora and Fauna in Puget Sound, Washington</w:t>
        </w:r>
      </w:hyperlink>
      <w:hyperlink r:id="rId250">
        <w:r w:rsidR="00261288" w:rsidRPr="00261288">
          <w:rPr>
            <w:color w:val="000000"/>
          </w:rPr>
          <w:t>. State of Washington, Department of Fisheries, Shellfish Division.</w:t>
        </w:r>
      </w:hyperlink>
    </w:p>
    <w:p w14:paraId="4EFBC20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51">
        <w:r w:rsidR="00261288" w:rsidRPr="00261288">
          <w:rPr>
            <w:color w:val="000000"/>
          </w:rPr>
          <w:t xml:space="preserve">Grant, Washington Sea. 2013. “Final Report: Geoduck Aquaculture Research Program.” </w:t>
        </w:r>
      </w:hyperlink>
      <w:hyperlink r:id="rId252">
        <w:r w:rsidR="00261288" w:rsidRPr="00261288">
          <w:rPr>
            <w:i/>
            <w:color w:val="000000"/>
          </w:rPr>
          <w:t>Report to the Washington State Legislature. Washington Sea Grant Technical Report WSG-TR</w:t>
        </w:r>
      </w:hyperlink>
      <w:hyperlink r:id="rId253">
        <w:r w:rsidR="00261288" w:rsidRPr="00261288">
          <w:rPr>
            <w:color w:val="000000"/>
          </w:rPr>
          <w:t>, 13–03.</w:t>
        </w:r>
      </w:hyperlink>
    </w:p>
    <w:p w14:paraId="2B4E484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54">
        <w:r w:rsidR="00261288" w:rsidRPr="00261288">
          <w:rPr>
            <w:color w:val="000000"/>
          </w:rPr>
          <w:t xml:space="preserve">Greiner, Jill T., Karen J. McGlathery, John Gunnell, and Brent A. McKee. 2013. “Seagrass Restoration Enhances ‘Blue Carbon’ Sequestration in Coastal Waters.” </w:t>
        </w:r>
      </w:hyperlink>
      <w:hyperlink r:id="rId255">
        <w:r w:rsidR="00261288" w:rsidRPr="00261288">
          <w:rPr>
            <w:i/>
            <w:color w:val="000000"/>
          </w:rPr>
          <w:t>PloS One</w:t>
        </w:r>
      </w:hyperlink>
      <w:hyperlink r:id="rId256">
        <w:r w:rsidR="00261288" w:rsidRPr="00261288">
          <w:rPr>
            <w:color w:val="000000"/>
          </w:rPr>
          <w:t xml:space="preserve"> 8 (8): e72469. https://doi.org/</w:t>
        </w:r>
      </w:hyperlink>
      <w:hyperlink r:id="rId257">
        <w:r w:rsidR="00261288" w:rsidRPr="00261288">
          <w:rPr>
            <w:color w:val="000000"/>
          </w:rPr>
          <w:t>10.1371/journal.pone.0072469</w:t>
        </w:r>
      </w:hyperlink>
      <w:hyperlink r:id="rId258">
        <w:r w:rsidR="00261288" w:rsidRPr="00261288">
          <w:rPr>
            <w:color w:val="000000"/>
          </w:rPr>
          <w:t>.</w:t>
        </w:r>
      </w:hyperlink>
    </w:p>
    <w:p w14:paraId="753884B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59">
        <w:r w:rsidR="00261288" w:rsidRPr="00261288">
          <w:rPr>
            <w:color w:val="000000"/>
          </w:rPr>
          <w:t xml:space="preserve">Groner, Maya L., Colleen A. Burge, Ruth Cox, Natalie Rivlin, Mo Turner, Kathryn L. Van Alstyne, Sandy Wyllie-Echeverria, John Bucci, Philip Staudigel, and Carolyn S. Friedman. 2018. “Oysters and Eelgrass: Potential Partners in a High pCO2 Ocean.” </w:t>
        </w:r>
      </w:hyperlink>
      <w:hyperlink r:id="rId260">
        <w:r w:rsidR="00261288" w:rsidRPr="00261288">
          <w:rPr>
            <w:i/>
            <w:color w:val="000000"/>
          </w:rPr>
          <w:t>Ecology</w:t>
        </w:r>
      </w:hyperlink>
      <w:hyperlink r:id="rId261">
        <w:r w:rsidR="00261288" w:rsidRPr="00261288">
          <w:rPr>
            <w:color w:val="000000"/>
          </w:rPr>
          <w:t>, May. https://doi.org/</w:t>
        </w:r>
      </w:hyperlink>
      <w:hyperlink r:id="rId262">
        <w:r w:rsidR="00261288" w:rsidRPr="00261288">
          <w:rPr>
            <w:color w:val="000000"/>
          </w:rPr>
          <w:t>10.1002/ecy.2393</w:t>
        </w:r>
      </w:hyperlink>
      <w:hyperlink r:id="rId263">
        <w:r w:rsidR="00261288" w:rsidRPr="00261288">
          <w:rPr>
            <w:color w:val="000000"/>
          </w:rPr>
          <w:t>.</w:t>
        </w:r>
      </w:hyperlink>
    </w:p>
    <w:p w14:paraId="14476886"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64">
        <w:r w:rsidR="00261288" w:rsidRPr="00261288">
          <w:rPr>
            <w:color w:val="000000"/>
          </w:rPr>
          <w:t xml:space="preserve">Gunderson, Alex R., Eric J. Armstrong, and Jonathon H. Stillman. 2016. “Multiple Stressors in a Changing World: The Need for an Improved Perspective on Physiological Responses to the Dynamic Marine Environment.” </w:t>
        </w:r>
      </w:hyperlink>
      <w:hyperlink r:id="rId265">
        <w:r w:rsidR="00261288" w:rsidRPr="00261288">
          <w:rPr>
            <w:i/>
            <w:color w:val="000000"/>
          </w:rPr>
          <w:t>Annual Review of Marine Science</w:t>
        </w:r>
      </w:hyperlink>
      <w:hyperlink r:id="rId266">
        <w:r w:rsidR="00261288" w:rsidRPr="00261288">
          <w:rPr>
            <w:color w:val="000000"/>
          </w:rPr>
          <w:t xml:space="preserve"> 8: 357–78. https://doi.org/</w:t>
        </w:r>
      </w:hyperlink>
      <w:hyperlink r:id="rId267">
        <w:r w:rsidR="00261288" w:rsidRPr="00261288">
          <w:rPr>
            <w:color w:val="000000"/>
          </w:rPr>
          <w:t>10.1146/annurev-marine-122414-033953</w:t>
        </w:r>
      </w:hyperlink>
      <w:hyperlink r:id="rId268">
        <w:r w:rsidR="00261288" w:rsidRPr="00261288">
          <w:rPr>
            <w:color w:val="000000"/>
          </w:rPr>
          <w:t>.</w:t>
        </w:r>
      </w:hyperlink>
    </w:p>
    <w:p w14:paraId="128197A7"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69">
        <w:r w:rsidR="00261288" w:rsidRPr="00261288">
          <w:rPr>
            <w:color w:val="000000"/>
          </w:rPr>
          <w:t xml:space="preserve">Harvey, Ben P., Dylan Gwynn-Jones, and Pippa J. Moore. 2013. “Meta-Analysis Reveals Complex Marine Biological Responses to the Interactive Effects of Ocean Acidification and Warming.” </w:t>
        </w:r>
      </w:hyperlink>
      <w:hyperlink r:id="rId270">
        <w:r w:rsidR="00261288" w:rsidRPr="00261288">
          <w:rPr>
            <w:i/>
            <w:color w:val="000000"/>
          </w:rPr>
          <w:t>Ecology and Evolution</w:t>
        </w:r>
      </w:hyperlink>
      <w:hyperlink r:id="rId271">
        <w:r w:rsidR="00261288" w:rsidRPr="00261288">
          <w:rPr>
            <w:color w:val="000000"/>
          </w:rPr>
          <w:t xml:space="preserve"> 3 (4): 1016–30. https://doi.org/</w:t>
        </w:r>
      </w:hyperlink>
      <w:hyperlink r:id="rId272">
        <w:r w:rsidR="00261288" w:rsidRPr="00261288">
          <w:rPr>
            <w:color w:val="000000"/>
          </w:rPr>
          <w:t>10.1002/ece3.516</w:t>
        </w:r>
      </w:hyperlink>
      <w:hyperlink r:id="rId273">
        <w:r w:rsidR="00261288" w:rsidRPr="00261288">
          <w:rPr>
            <w:color w:val="000000"/>
          </w:rPr>
          <w:t>.</w:t>
        </w:r>
      </w:hyperlink>
    </w:p>
    <w:p w14:paraId="10A39346"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74">
        <w:r w:rsidR="00261288" w:rsidRPr="00261288">
          <w:rPr>
            <w:color w:val="000000"/>
          </w:rPr>
          <w:t xml:space="preserve">Hendriks, Iris E., Y. S. Olsen, L. Ramajo, L. Basso, A. Steckbauer, T. S. Moore, J. Howard, and </w:t>
        </w:r>
        <w:r w:rsidR="00261288" w:rsidRPr="00261288">
          <w:rPr>
            <w:color w:val="000000"/>
          </w:rPr>
          <w:lastRenderedPageBreak/>
          <w:t xml:space="preserve">C. M. Duarte. 2014. “Photosynthetic Activity Buffers Ocean Acidification in Seagrass Meadows.” </w:t>
        </w:r>
      </w:hyperlink>
      <w:hyperlink r:id="rId275">
        <w:r w:rsidR="00261288" w:rsidRPr="00261288">
          <w:rPr>
            <w:i/>
            <w:color w:val="000000"/>
          </w:rPr>
          <w:t xml:space="preserve">Biogeosciences </w:t>
        </w:r>
      </w:hyperlink>
      <w:hyperlink r:id="rId276">
        <w:r w:rsidR="00261288" w:rsidRPr="00261288">
          <w:rPr>
            <w:color w:val="000000"/>
          </w:rPr>
          <w:t xml:space="preserve"> 11 (2): 333. </w:t>
        </w:r>
      </w:hyperlink>
      <w:hyperlink r:id="rId277">
        <w:r w:rsidR="00261288" w:rsidRPr="00261288">
          <w:rPr>
            <w:color w:val="000000"/>
          </w:rPr>
          <w:t>http://search.proquest.com/openview/dd8bd20d2b762c317796efc36e6dd278/1?pq-origsite=gscholar&amp;cbl=105740</w:t>
        </w:r>
      </w:hyperlink>
      <w:hyperlink r:id="rId278">
        <w:r w:rsidR="00261288" w:rsidRPr="00261288">
          <w:rPr>
            <w:color w:val="000000"/>
          </w:rPr>
          <w:t>.</w:t>
        </w:r>
      </w:hyperlink>
    </w:p>
    <w:p w14:paraId="6E55A15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79">
        <w:r w:rsidR="00261288" w:rsidRPr="00261288">
          <w:rPr>
            <w:color w:val="000000"/>
          </w:rPr>
          <w:t xml:space="preserve">Hofmann, Gretchen E., Jennifer E. Smith, Kenneth S. Johnson, Uwe Send, Lisa A. Levin, Fiorenza Micheli, Adina Paytan, et al. 2011. “High-Frequency Dynamics of Ocean pH: A Multi-Ecosystem Comparison.” </w:t>
        </w:r>
      </w:hyperlink>
      <w:hyperlink r:id="rId280">
        <w:r w:rsidR="00261288" w:rsidRPr="00261288">
          <w:rPr>
            <w:i/>
            <w:color w:val="000000"/>
          </w:rPr>
          <w:t>PloS One</w:t>
        </w:r>
      </w:hyperlink>
      <w:hyperlink r:id="rId281">
        <w:r w:rsidR="00261288" w:rsidRPr="00261288">
          <w:rPr>
            <w:color w:val="000000"/>
          </w:rPr>
          <w:t xml:space="preserve"> 6 (12): e28983. https://doi.org/</w:t>
        </w:r>
      </w:hyperlink>
      <w:hyperlink r:id="rId282">
        <w:r w:rsidR="00261288" w:rsidRPr="00261288">
          <w:rPr>
            <w:color w:val="000000"/>
          </w:rPr>
          <w:t>10.1371/journal.pone.0028983</w:t>
        </w:r>
      </w:hyperlink>
      <w:hyperlink r:id="rId283">
        <w:r w:rsidR="00261288" w:rsidRPr="00261288">
          <w:rPr>
            <w:color w:val="000000"/>
          </w:rPr>
          <w:t>.</w:t>
        </w:r>
      </w:hyperlink>
    </w:p>
    <w:p w14:paraId="661BA0A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84">
        <w:r w:rsidR="00261288" w:rsidRPr="00261288">
          <w:rPr>
            <w:color w:val="000000"/>
          </w:rPr>
          <w:t xml:space="preserve">Howarth, Robert, Francis Chan, Daniel J. Conley, Josette Garnier, Scott C. Doney, Roxanne Marino, and Gilles Billen. 2011. “Coupled Biogeochemical Cycles: Eutrophication and Hypoxia in Temperate Estuaries and Coastal Marine Ecosystems.” </w:t>
        </w:r>
      </w:hyperlink>
      <w:hyperlink r:id="rId285">
        <w:r w:rsidR="00261288" w:rsidRPr="00261288">
          <w:rPr>
            <w:i/>
            <w:color w:val="000000"/>
          </w:rPr>
          <w:t>Frontiers in Ecology and the Environment</w:t>
        </w:r>
      </w:hyperlink>
      <w:hyperlink r:id="rId286">
        <w:r w:rsidR="00261288" w:rsidRPr="00261288">
          <w:rPr>
            <w:color w:val="000000"/>
          </w:rPr>
          <w:t xml:space="preserve"> 9 (1): 18–26. https://doi.org/</w:t>
        </w:r>
      </w:hyperlink>
      <w:hyperlink r:id="rId287">
        <w:r w:rsidR="00261288" w:rsidRPr="00261288">
          <w:rPr>
            <w:color w:val="000000"/>
          </w:rPr>
          <w:t>10.1890/100008</w:t>
        </w:r>
      </w:hyperlink>
      <w:hyperlink r:id="rId288">
        <w:r w:rsidR="00261288" w:rsidRPr="00261288">
          <w:rPr>
            <w:color w:val="000000"/>
          </w:rPr>
          <w:t>.</w:t>
        </w:r>
      </w:hyperlink>
    </w:p>
    <w:p w14:paraId="0D6D8E10" w14:textId="463E136E" w:rsidR="003F13AA" w:rsidRDefault="003F13AA" w:rsidP="00261288">
      <w:pPr>
        <w:pStyle w:val="Normal1"/>
        <w:widowControl w:val="0"/>
        <w:pBdr>
          <w:top w:val="nil"/>
          <w:left w:val="nil"/>
          <w:bottom w:val="nil"/>
          <w:right w:val="nil"/>
          <w:between w:val="nil"/>
        </w:pBdr>
        <w:ind w:left="360" w:hanging="360"/>
        <w:rPr>
          <w:ins w:id="467" w:author="Laura H Spencer" w:date="2018-12-18T12:32:00Z"/>
          <w:color w:val="000000"/>
        </w:rPr>
      </w:pPr>
      <w:ins w:id="468" w:author="Laura H Spencer" w:date="2018-12-18T12:32:00Z">
        <w:r w:rsidRPr="003F13AA">
          <w:rPr>
            <w:color w:val="000000"/>
          </w:rPr>
          <w:t xml:space="preserve">Hu, </w:t>
        </w:r>
        <w:proofErr w:type="spellStart"/>
        <w:r w:rsidRPr="003F13AA">
          <w:rPr>
            <w:color w:val="000000"/>
          </w:rPr>
          <w:t>Menghong</w:t>
        </w:r>
        <w:proofErr w:type="spellEnd"/>
        <w:r w:rsidRPr="003F13AA">
          <w:rPr>
            <w:color w:val="000000"/>
          </w:rPr>
          <w:t xml:space="preserve">, Lisha Li, </w:t>
        </w:r>
        <w:proofErr w:type="spellStart"/>
        <w:r w:rsidRPr="003F13AA">
          <w:rPr>
            <w:color w:val="000000"/>
          </w:rPr>
          <w:t>Yanming</w:t>
        </w:r>
        <w:proofErr w:type="spellEnd"/>
        <w:r w:rsidRPr="003F13AA">
          <w:rPr>
            <w:color w:val="000000"/>
          </w:rPr>
          <w:t xml:space="preserve"> Sui, </w:t>
        </w:r>
        <w:proofErr w:type="spellStart"/>
        <w:r w:rsidRPr="003F13AA">
          <w:rPr>
            <w:color w:val="000000"/>
          </w:rPr>
          <w:t>Jiale</w:t>
        </w:r>
        <w:proofErr w:type="spellEnd"/>
        <w:r w:rsidRPr="003F13AA">
          <w:rPr>
            <w:color w:val="000000"/>
          </w:rPr>
          <w:t xml:space="preserve"> Li, </w:t>
        </w:r>
        <w:proofErr w:type="spellStart"/>
        <w:r w:rsidRPr="003F13AA">
          <w:rPr>
            <w:color w:val="000000"/>
          </w:rPr>
          <w:t>Youji</w:t>
        </w:r>
        <w:proofErr w:type="spellEnd"/>
        <w:r w:rsidRPr="003F13AA">
          <w:rPr>
            <w:color w:val="000000"/>
          </w:rPr>
          <w:t xml:space="preserve"> Wang, </w:t>
        </w:r>
        <w:proofErr w:type="spellStart"/>
        <w:r w:rsidRPr="003F13AA">
          <w:rPr>
            <w:color w:val="000000"/>
          </w:rPr>
          <w:t>Weiqun</w:t>
        </w:r>
        <w:proofErr w:type="spellEnd"/>
        <w:r w:rsidRPr="003F13AA">
          <w:rPr>
            <w:color w:val="000000"/>
          </w:rPr>
          <w:t xml:space="preserve"> Lu, and Sam Dupont. 2015. “Effect of pH and Temperature on Antioxidant Responses of the Thick Shell Mussel </w:t>
        </w:r>
        <w:proofErr w:type="spellStart"/>
        <w:r w:rsidRPr="003F13AA">
          <w:rPr>
            <w:color w:val="000000"/>
          </w:rPr>
          <w:t>Mytilus</w:t>
        </w:r>
        <w:proofErr w:type="spellEnd"/>
        <w:r w:rsidRPr="003F13AA">
          <w:rPr>
            <w:color w:val="000000"/>
          </w:rPr>
          <w:t xml:space="preserve"> </w:t>
        </w:r>
        <w:proofErr w:type="spellStart"/>
        <w:r w:rsidRPr="003F13AA">
          <w:rPr>
            <w:color w:val="000000"/>
          </w:rPr>
          <w:t>Coruscus</w:t>
        </w:r>
        <w:proofErr w:type="spellEnd"/>
        <w:r w:rsidRPr="003F13AA">
          <w:rPr>
            <w:color w:val="000000"/>
          </w:rPr>
          <w:t>.” Fish &amp; Shellfish Immunology 46 (2): 573–83.</w:t>
        </w:r>
      </w:ins>
    </w:p>
    <w:p w14:paraId="4CEF3841" w14:textId="2AEAD156" w:rsidR="00261288" w:rsidRPr="00261288" w:rsidRDefault="00162960" w:rsidP="00261288">
      <w:pPr>
        <w:pStyle w:val="Normal1"/>
        <w:widowControl w:val="0"/>
        <w:pBdr>
          <w:top w:val="nil"/>
          <w:left w:val="nil"/>
          <w:bottom w:val="nil"/>
          <w:right w:val="nil"/>
          <w:between w:val="nil"/>
        </w:pBdr>
        <w:ind w:left="360" w:hanging="360"/>
        <w:rPr>
          <w:color w:val="000000"/>
        </w:rPr>
      </w:pPr>
      <w:hyperlink r:id="rId289">
        <w:r w:rsidR="00261288" w:rsidRPr="00261288">
          <w:rPr>
            <w:color w:val="000000"/>
          </w:rPr>
          <w:t xml:space="preserve">Ivanina, Anna V., Gary H. Dickinson, Omera B. Matoo, Rita Bagwe, Ashley Dickinson, Elia Beniash, and Inna M. Sokolova. 2013. “Interactive Effects of Elevated Temperature and CO2 Levels on Energy Metabolism and Biomineralization of Marine Bivalves Crassostrea Virginica and Mercenaria Mercenaria.” </w:t>
        </w:r>
      </w:hyperlink>
      <w:hyperlink r:id="rId290">
        <w:r w:rsidR="00261288" w:rsidRPr="00261288">
          <w:rPr>
            <w:i/>
            <w:color w:val="000000"/>
          </w:rPr>
          <w:t>Comparative Biochemistry and Physiology. Part A, Molecular &amp; Integrative Physiology</w:t>
        </w:r>
      </w:hyperlink>
      <w:hyperlink r:id="rId291">
        <w:r w:rsidR="00261288" w:rsidRPr="00261288">
          <w:rPr>
            <w:color w:val="000000"/>
          </w:rPr>
          <w:t xml:space="preserve"> 166 (1): 101–11. https://doi.org/</w:t>
        </w:r>
      </w:hyperlink>
      <w:hyperlink r:id="rId292">
        <w:r w:rsidR="00261288" w:rsidRPr="00261288">
          <w:rPr>
            <w:color w:val="000000"/>
          </w:rPr>
          <w:t>10.1016/j.cbpa.2013.05.016</w:t>
        </w:r>
      </w:hyperlink>
      <w:hyperlink r:id="rId293">
        <w:r w:rsidR="00261288" w:rsidRPr="00261288">
          <w:rPr>
            <w:color w:val="000000"/>
          </w:rPr>
          <w:t>.</w:t>
        </w:r>
      </w:hyperlink>
    </w:p>
    <w:p w14:paraId="104DECAF"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94">
        <w:r w:rsidR="00261288" w:rsidRPr="00261288">
          <w:rPr>
            <w:color w:val="000000"/>
          </w:rPr>
          <w:t xml:space="preserve">Jansson, Anna, Joanna Norkko, Sam Dupont, and Alf Norkko. 2015. “Growth and Survival in a Changing Environment: Combined Effects of Moderate Hypoxia and Low pH on Juvenile Bivalve Macoma Balthica.” </w:t>
        </w:r>
      </w:hyperlink>
      <w:hyperlink r:id="rId295">
        <w:r w:rsidR="00261288" w:rsidRPr="00261288">
          <w:rPr>
            <w:i/>
            <w:color w:val="000000"/>
          </w:rPr>
          <w:t>Journal of Sea Research</w:t>
        </w:r>
      </w:hyperlink>
      <w:hyperlink r:id="rId296">
        <w:r w:rsidR="00261288" w:rsidRPr="00261288">
          <w:rPr>
            <w:color w:val="000000"/>
          </w:rPr>
          <w:t xml:space="preserve"> 102 (August): 41–47. https://doi.org/</w:t>
        </w:r>
      </w:hyperlink>
      <w:hyperlink r:id="rId297">
        <w:r w:rsidR="00261288" w:rsidRPr="00261288">
          <w:rPr>
            <w:color w:val="000000"/>
          </w:rPr>
          <w:t>10.1016/j.seares.2015.04.006</w:t>
        </w:r>
      </w:hyperlink>
      <w:hyperlink r:id="rId298">
        <w:r w:rsidR="00261288" w:rsidRPr="00261288">
          <w:rPr>
            <w:color w:val="000000"/>
          </w:rPr>
          <w:t>.</w:t>
        </w:r>
      </w:hyperlink>
    </w:p>
    <w:p w14:paraId="187DAB9A"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299">
        <w:r w:rsidR="00261288" w:rsidRPr="00261288">
          <w:rPr>
            <w:color w:val="000000"/>
          </w:rPr>
          <w:t xml:space="preserve">Kerrison, Philip, Jason M. Hall-Spencer, David J. Suggett, Leanne J. Hepburn, and Michael Steinke. 2011. “Assessment of pH Variability at a Coastal CO2 Vent for Ocean Acidification Studies.” </w:t>
        </w:r>
      </w:hyperlink>
      <w:hyperlink r:id="rId300">
        <w:r w:rsidR="00261288" w:rsidRPr="00261288">
          <w:rPr>
            <w:i/>
            <w:color w:val="000000"/>
          </w:rPr>
          <w:t>Estuarine, Coastal and Shelf Science</w:t>
        </w:r>
      </w:hyperlink>
      <w:hyperlink r:id="rId301">
        <w:r w:rsidR="00261288" w:rsidRPr="00261288">
          <w:rPr>
            <w:color w:val="000000"/>
          </w:rPr>
          <w:t xml:space="preserve"> 94 (2): 129–37. https://doi.org/</w:t>
        </w:r>
      </w:hyperlink>
      <w:hyperlink r:id="rId302">
        <w:r w:rsidR="00261288" w:rsidRPr="00261288">
          <w:rPr>
            <w:color w:val="000000"/>
          </w:rPr>
          <w:t>10.1016/j.ecss.2011.05.025</w:t>
        </w:r>
      </w:hyperlink>
      <w:hyperlink r:id="rId303">
        <w:r w:rsidR="00261288" w:rsidRPr="00261288">
          <w:rPr>
            <w:color w:val="000000"/>
          </w:rPr>
          <w:t>.</w:t>
        </w:r>
      </w:hyperlink>
    </w:p>
    <w:p w14:paraId="282CE50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04">
        <w:r w:rsidR="00261288" w:rsidRPr="00261288">
          <w:rPr>
            <w:color w:val="000000"/>
          </w:rPr>
          <w:t xml:space="preserve">Kroeker, Kristy J., Rebecca L. Kordas, Ryan Crim, Iris E. Hendriks, Laura Ramajo, Gerald S. Singh, Carlos M. Duarte, and Jean-Pierre Gattuso. 2013. “Impacts of Ocean Acidification on Marine Organisms: Quantifying Sensitivities and Interaction with Warming.” </w:t>
        </w:r>
      </w:hyperlink>
      <w:hyperlink r:id="rId305">
        <w:r w:rsidR="00261288" w:rsidRPr="00261288">
          <w:rPr>
            <w:i/>
            <w:color w:val="000000"/>
          </w:rPr>
          <w:t>Global Change Biology</w:t>
        </w:r>
      </w:hyperlink>
      <w:hyperlink r:id="rId306">
        <w:r w:rsidR="00261288" w:rsidRPr="00261288">
          <w:rPr>
            <w:color w:val="000000"/>
          </w:rPr>
          <w:t xml:space="preserve"> 19 (6): 1884–96. https://doi.org/</w:t>
        </w:r>
      </w:hyperlink>
      <w:hyperlink r:id="rId307">
        <w:r w:rsidR="00261288" w:rsidRPr="00261288">
          <w:rPr>
            <w:color w:val="000000"/>
          </w:rPr>
          <w:t>10.1111/gcb.12179</w:t>
        </w:r>
      </w:hyperlink>
      <w:hyperlink r:id="rId308">
        <w:r w:rsidR="00261288" w:rsidRPr="00261288">
          <w:rPr>
            <w:color w:val="000000"/>
          </w:rPr>
          <w:t>.</w:t>
        </w:r>
      </w:hyperlink>
    </w:p>
    <w:p w14:paraId="5D59F15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09">
        <w:r w:rsidR="00261288" w:rsidRPr="00261288">
          <w:rPr>
            <w:color w:val="000000"/>
          </w:rPr>
          <w:t xml:space="preserve">Kroeker, Kristy J., Rebecca L. Kordas, Ryan N. Crim, and Gerald G. Singh. 2010. “Meta-Analysis Reveals Negative yet Variable Effects of Ocean Acidification on Marine Organisms.” </w:t>
        </w:r>
      </w:hyperlink>
      <w:hyperlink r:id="rId310">
        <w:r w:rsidR="00261288" w:rsidRPr="00261288">
          <w:rPr>
            <w:i/>
            <w:color w:val="000000"/>
          </w:rPr>
          <w:t>Ecology Letters</w:t>
        </w:r>
      </w:hyperlink>
      <w:hyperlink r:id="rId311">
        <w:r w:rsidR="00261288" w:rsidRPr="00261288">
          <w:rPr>
            <w:color w:val="000000"/>
          </w:rPr>
          <w:t xml:space="preserve"> 13 (11): 1419–34. https://doi.org/</w:t>
        </w:r>
      </w:hyperlink>
      <w:hyperlink r:id="rId312">
        <w:r w:rsidR="00261288" w:rsidRPr="00261288">
          <w:rPr>
            <w:color w:val="000000"/>
          </w:rPr>
          <w:t>10.1111/j.1461-0248.2010.01518.x</w:t>
        </w:r>
      </w:hyperlink>
      <w:hyperlink r:id="rId313">
        <w:r w:rsidR="00261288" w:rsidRPr="00261288">
          <w:rPr>
            <w:color w:val="000000"/>
          </w:rPr>
          <w:t>.</w:t>
        </w:r>
      </w:hyperlink>
    </w:p>
    <w:p w14:paraId="5E8D57BF"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14">
        <w:r w:rsidR="00261288" w:rsidRPr="00261288">
          <w:rPr>
            <w:color w:val="000000"/>
          </w:rPr>
          <w:t xml:space="preserve">Kurihara, H. 2008. “Effects of CO2-Driven Ocean Acidification on the Early Developmental Stages of Invertebrates.” </w:t>
        </w:r>
      </w:hyperlink>
      <w:hyperlink r:id="rId315">
        <w:r w:rsidR="00261288" w:rsidRPr="00261288">
          <w:rPr>
            <w:i/>
            <w:color w:val="000000"/>
          </w:rPr>
          <w:t>Marine Ecology Progress Series</w:t>
        </w:r>
      </w:hyperlink>
      <w:hyperlink r:id="rId316">
        <w:r w:rsidR="00261288" w:rsidRPr="00261288">
          <w:rPr>
            <w:color w:val="000000"/>
          </w:rPr>
          <w:t xml:space="preserve"> 373 (December): 275–84. https://doi.org/</w:t>
        </w:r>
      </w:hyperlink>
      <w:hyperlink r:id="rId317">
        <w:r w:rsidR="00261288" w:rsidRPr="00261288">
          <w:rPr>
            <w:color w:val="000000"/>
          </w:rPr>
          <w:t>10.3354/meps07802</w:t>
        </w:r>
      </w:hyperlink>
      <w:hyperlink r:id="rId318">
        <w:r w:rsidR="00261288" w:rsidRPr="00261288">
          <w:rPr>
            <w:color w:val="000000"/>
          </w:rPr>
          <w:t>.</w:t>
        </w:r>
      </w:hyperlink>
    </w:p>
    <w:p w14:paraId="6F6C27D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19">
        <w:r w:rsidR="00261288" w:rsidRPr="00261288">
          <w:rPr>
            <w:color w:val="000000"/>
          </w:rPr>
          <w:t xml:space="preserve">Lesser, Michael P., Meredith A. Bailey, Daniel G. Merselis, and John R. Morrison. 2010. “Physiological Response of the Blue Mussel Mytilus Edulis to Differences in Food and Temperature in the Gulf of Maine.” </w:t>
        </w:r>
      </w:hyperlink>
      <w:hyperlink r:id="rId320">
        <w:r w:rsidR="00261288" w:rsidRPr="00261288">
          <w:rPr>
            <w:i/>
            <w:color w:val="000000"/>
          </w:rPr>
          <w:t>Comparative Biochemistry and Physiology. Part A, Molecular &amp; Integrative Physiology</w:t>
        </w:r>
      </w:hyperlink>
      <w:hyperlink r:id="rId321">
        <w:r w:rsidR="00261288" w:rsidRPr="00261288">
          <w:rPr>
            <w:color w:val="000000"/>
          </w:rPr>
          <w:t xml:space="preserve"> 156 (4): 541–51. </w:t>
        </w:r>
        <w:r w:rsidR="00261288" w:rsidRPr="00261288">
          <w:rPr>
            <w:color w:val="000000"/>
          </w:rPr>
          <w:lastRenderedPageBreak/>
          <w:t>https://doi.org/</w:t>
        </w:r>
      </w:hyperlink>
      <w:hyperlink r:id="rId322">
        <w:r w:rsidR="00261288" w:rsidRPr="00261288">
          <w:rPr>
            <w:color w:val="000000"/>
          </w:rPr>
          <w:t>10.1016/j.cbpa.2010.04.012</w:t>
        </w:r>
      </w:hyperlink>
      <w:hyperlink r:id="rId323">
        <w:r w:rsidR="00261288" w:rsidRPr="00261288">
          <w:rPr>
            <w:color w:val="000000"/>
          </w:rPr>
          <w:t>.</w:t>
        </w:r>
      </w:hyperlink>
    </w:p>
    <w:p w14:paraId="2341E4D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24">
        <w:r w:rsidR="00261288" w:rsidRPr="00261288">
          <w:rPr>
            <w:color w:val="000000"/>
          </w:rPr>
          <w:t xml:space="preserve">Lesser, Michael P., and Valerie A. Kruse. 2004. “Seasonal Temperature Compensation in the Horse Mussel, Modiolus Modiolus: Metabolic Enzymes, Oxidative Stress and Heat Shock Proteins.” </w:t>
        </w:r>
      </w:hyperlink>
      <w:hyperlink r:id="rId325">
        <w:r w:rsidR="00261288" w:rsidRPr="00261288">
          <w:rPr>
            <w:i/>
            <w:color w:val="000000"/>
          </w:rPr>
          <w:t>Comparative Biochemistry and Physiology. Part A, Molecular &amp; Integrative Physiology</w:t>
        </w:r>
      </w:hyperlink>
      <w:hyperlink r:id="rId326">
        <w:r w:rsidR="00261288" w:rsidRPr="00261288">
          <w:rPr>
            <w:color w:val="000000"/>
          </w:rPr>
          <w:t xml:space="preserve"> 137 (3): 495–504. https://doi.org/</w:t>
        </w:r>
      </w:hyperlink>
      <w:hyperlink r:id="rId327">
        <w:r w:rsidR="00261288" w:rsidRPr="00261288">
          <w:rPr>
            <w:color w:val="000000"/>
          </w:rPr>
          <w:t>10.1016/j.cbpb.2003.10.022</w:t>
        </w:r>
      </w:hyperlink>
      <w:hyperlink r:id="rId328">
        <w:r w:rsidR="00261288" w:rsidRPr="00261288">
          <w:rPr>
            <w:color w:val="000000"/>
          </w:rPr>
          <w:t>.</w:t>
        </w:r>
      </w:hyperlink>
    </w:p>
    <w:p w14:paraId="31F59FC5"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29">
        <w:r w:rsidR="00261288" w:rsidRPr="00261288">
          <w:rPr>
            <w:color w:val="000000"/>
          </w:rPr>
          <w:t xml:space="preserve">Liu, W., C. M. Pearce, R. S. McKinley, and I. P. Forster. 2016. “Nutritional Value of Selected Species of Microalgae for Larvae and Early Post-Set Juveniles of the Pacific Geoduck Clam, Panopea Generosa.” </w:t>
        </w:r>
      </w:hyperlink>
      <w:hyperlink r:id="rId330">
        <w:r w:rsidR="00261288" w:rsidRPr="00261288">
          <w:rPr>
            <w:i/>
            <w:color w:val="000000"/>
          </w:rPr>
          <w:t xml:space="preserve">Aquaculture </w:t>
        </w:r>
      </w:hyperlink>
      <w:hyperlink r:id="rId331">
        <w:r w:rsidR="00261288" w:rsidRPr="00261288">
          <w:rPr>
            <w:color w:val="000000"/>
          </w:rPr>
          <w:t xml:space="preserve"> 452 (Supplement C): 326–41. https://doi.org/</w:t>
        </w:r>
      </w:hyperlink>
      <w:hyperlink r:id="rId332">
        <w:r w:rsidR="00261288" w:rsidRPr="00261288">
          <w:rPr>
            <w:color w:val="000000"/>
          </w:rPr>
          <w:t>10.1016/j.aquaculture.2015.10.019</w:t>
        </w:r>
      </w:hyperlink>
      <w:hyperlink r:id="rId333">
        <w:r w:rsidR="00261288" w:rsidRPr="00261288">
          <w:rPr>
            <w:color w:val="000000"/>
          </w:rPr>
          <w:t>.</w:t>
        </w:r>
      </w:hyperlink>
    </w:p>
    <w:p w14:paraId="36FF05D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34">
        <w:r w:rsidR="00261288" w:rsidRPr="00261288">
          <w:rPr>
            <w:color w:val="000000"/>
          </w:rPr>
          <w:t xml:space="preserve">Loosanoff, Victor L., and Harry C. Davis. 1963. “Rearing of Bivalve Mollusks.” In </w:t>
        </w:r>
      </w:hyperlink>
      <w:hyperlink r:id="rId335">
        <w:r w:rsidR="00261288" w:rsidRPr="00261288">
          <w:rPr>
            <w:i/>
            <w:color w:val="000000"/>
          </w:rPr>
          <w:t>Advances in Marine Biology</w:t>
        </w:r>
      </w:hyperlink>
      <w:hyperlink r:id="rId336">
        <w:r w:rsidR="00261288" w:rsidRPr="00261288">
          <w:rPr>
            <w:color w:val="000000"/>
          </w:rPr>
          <w:t>, edited by F. S. Russell, 1:1–136. Academic Press. https://doi.org/</w:t>
        </w:r>
      </w:hyperlink>
      <w:hyperlink r:id="rId337">
        <w:r w:rsidR="00261288" w:rsidRPr="00261288">
          <w:rPr>
            <w:color w:val="000000"/>
          </w:rPr>
          <w:t>10.1016/S0065-2881(08)60257-6</w:t>
        </w:r>
      </w:hyperlink>
      <w:hyperlink r:id="rId338">
        <w:r w:rsidR="00261288" w:rsidRPr="00261288">
          <w:rPr>
            <w:color w:val="000000"/>
          </w:rPr>
          <w:t>.</w:t>
        </w:r>
      </w:hyperlink>
    </w:p>
    <w:p w14:paraId="2FF39B84" w14:textId="77777777" w:rsidR="003D2504" w:rsidRDefault="003D2504" w:rsidP="00261288">
      <w:pPr>
        <w:pStyle w:val="Normal1"/>
        <w:widowControl w:val="0"/>
        <w:pBdr>
          <w:top w:val="nil"/>
          <w:left w:val="nil"/>
          <w:bottom w:val="nil"/>
          <w:right w:val="nil"/>
          <w:between w:val="nil"/>
        </w:pBdr>
        <w:ind w:left="360" w:hanging="360"/>
        <w:rPr>
          <w:ins w:id="469" w:author="Laura H Spencer" w:date="2018-12-18T12:27:00Z"/>
          <w:color w:val="000000"/>
        </w:rPr>
      </w:pPr>
      <w:proofErr w:type="spellStart"/>
      <w:ins w:id="470" w:author="Laura H Spencer" w:date="2018-12-18T12:27:00Z">
        <w:r w:rsidRPr="003D2504">
          <w:rPr>
            <w:color w:val="000000"/>
          </w:rPr>
          <w:t>Lushchak</w:t>
        </w:r>
        <w:proofErr w:type="spellEnd"/>
        <w:r w:rsidRPr="003D2504">
          <w:rPr>
            <w:color w:val="000000"/>
          </w:rPr>
          <w:t xml:space="preserve">, </w:t>
        </w:r>
        <w:proofErr w:type="spellStart"/>
        <w:r w:rsidRPr="003D2504">
          <w:rPr>
            <w:color w:val="000000"/>
          </w:rPr>
          <w:t>Volodymyr</w:t>
        </w:r>
        <w:proofErr w:type="spellEnd"/>
        <w:r w:rsidRPr="003D2504">
          <w:rPr>
            <w:color w:val="000000"/>
          </w:rPr>
          <w:t xml:space="preserve"> I. 2011. “Environmentally Induced Oxidative Stress in Aquatic Animals.” Aquatic </w:t>
        </w:r>
        <w:proofErr w:type="gramStart"/>
        <w:r w:rsidRPr="003D2504">
          <w:rPr>
            <w:color w:val="000000"/>
          </w:rPr>
          <w:t>Toxicology  101</w:t>
        </w:r>
        <w:proofErr w:type="gramEnd"/>
        <w:r w:rsidRPr="003D2504">
          <w:rPr>
            <w:color w:val="000000"/>
          </w:rPr>
          <w:t xml:space="preserve"> (1): 13–30.</w:t>
        </w:r>
      </w:ins>
    </w:p>
    <w:p w14:paraId="709092B9" w14:textId="6A3FE2FB" w:rsidR="00261288" w:rsidRPr="00261288" w:rsidRDefault="00162960" w:rsidP="00261288">
      <w:pPr>
        <w:pStyle w:val="Normal1"/>
        <w:widowControl w:val="0"/>
        <w:pBdr>
          <w:top w:val="nil"/>
          <w:left w:val="nil"/>
          <w:bottom w:val="nil"/>
          <w:right w:val="nil"/>
          <w:between w:val="nil"/>
        </w:pBdr>
        <w:ind w:left="360" w:hanging="360"/>
        <w:rPr>
          <w:color w:val="000000"/>
        </w:rPr>
      </w:pPr>
      <w:hyperlink r:id="rId339">
        <w:r w:rsidR="00261288" w:rsidRPr="00261288">
          <w:rPr>
            <w:color w:val="000000"/>
          </w:rPr>
          <w:t xml:space="preserve">MacLean, Brendan, Daniela M. Tomazela, Nicholas Shulman, Matthew Chambers, Gregory L. Finney, Barbara Frewen, Randall Kern, David L. Tabb, Daniel C. Liebler, and Michael J. MacCoss. 2010. “Skyline: An Open Source Document Editor for Creating and Analyzing Targeted Proteomics Experiments.” </w:t>
        </w:r>
      </w:hyperlink>
      <w:r>
        <w:rPr>
          <w:i/>
          <w:color w:val="000000"/>
        </w:rPr>
        <w:fldChar w:fldCharType="begin"/>
      </w:r>
      <w:r>
        <w:rPr>
          <w:i/>
          <w:color w:val="000000"/>
        </w:rPr>
        <w:instrText xml:space="preserve"> HYPERLINK "http://paperpile.com/b/u9FQbA/Oca6" \h </w:instrText>
      </w:r>
      <w:r>
        <w:rPr>
          <w:i/>
          <w:color w:val="000000"/>
        </w:rPr>
        <w:fldChar w:fldCharType="separate"/>
      </w:r>
      <w:r w:rsidR="00261288" w:rsidRPr="00261288">
        <w:rPr>
          <w:i/>
          <w:color w:val="000000"/>
        </w:rPr>
        <w:t xml:space="preserve">Bioinformatics </w:t>
      </w:r>
      <w:r>
        <w:rPr>
          <w:i/>
          <w:color w:val="000000"/>
        </w:rPr>
        <w:fldChar w:fldCharType="end"/>
      </w:r>
      <w:hyperlink r:id="rId340">
        <w:r w:rsidR="00261288" w:rsidRPr="00261288">
          <w:rPr>
            <w:color w:val="000000"/>
          </w:rPr>
          <w:t xml:space="preserve"> 26 (7): 966–68. https://doi.org/</w:t>
        </w:r>
      </w:hyperlink>
      <w:hyperlink r:id="rId341">
        <w:r w:rsidR="00261288" w:rsidRPr="00261288">
          <w:rPr>
            <w:color w:val="000000"/>
          </w:rPr>
          <w:t>10.1093/bioinformatics/btq054</w:t>
        </w:r>
      </w:hyperlink>
      <w:hyperlink r:id="rId342">
        <w:r w:rsidR="00261288" w:rsidRPr="00261288">
          <w:rPr>
            <w:color w:val="000000"/>
          </w:rPr>
          <w:t>.</w:t>
        </w:r>
      </w:hyperlink>
    </w:p>
    <w:p w14:paraId="7559C02F"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r>
        <w:rPr>
          <w:color w:val="000000"/>
        </w:rPr>
        <w:fldChar w:fldCharType="begin"/>
      </w:r>
      <w:r>
        <w:rPr>
          <w:color w:val="000000"/>
        </w:rPr>
        <w:instrText xml:space="preserve"> HYPERLINK "http://paperpile.com/b/u9FQbA/6oCa" \h </w:instrText>
      </w:r>
      <w:r>
        <w:rPr>
          <w:color w:val="000000"/>
        </w:rPr>
        <w:fldChar w:fldCharType="separate"/>
      </w:r>
      <w:r w:rsidR="00261288" w:rsidRPr="00261288">
        <w:rPr>
          <w:color w:val="000000"/>
        </w:rPr>
        <w:t xml:space="preserve">Matoo, Omera B., Anna V. Ivanina, Claus Ullstad, Elia Beniash, and Inna M. Sokolova. 2013. “Interactive Effects of Elevated Temperature and CO2 Levels on Metabolism and Oxidative Stress in Two Common Marine Bivalves (Crassostrea Virginica and Mercenaria Mercenaria).” </w:t>
      </w:r>
      <w:r>
        <w:rPr>
          <w:color w:val="000000"/>
        </w:rPr>
        <w:fldChar w:fldCharType="end"/>
      </w:r>
      <w:r>
        <w:rPr>
          <w:i/>
          <w:color w:val="000000"/>
        </w:rPr>
        <w:fldChar w:fldCharType="begin"/>
      </w:r>
      <w:r>
        <w:rPr>
          <w:i/>
          <w:color w:val="000000"/>
        </w:rPr>
        <w:instrText xml:space="preserve"> HYPERLINK "http://paperpile.com/b/u9FQbA/6oCa" \h </w:instrText>
      </w:r>
      <w:r>
        <w:rPr>
          <w:i/>
          <w:color w:val="000000"/>
        </w:rPr>
        <w:fldChar w:fldCharType="separate"/>
      </w:r>
      <w:r w:rsidR="00261288" w:rsidRPr="00261288">
        <w:rPr>
          <w:i/>
          <w:color w:val="000000"/>
        </w:rPr>
        <w:t>Comparative Biochemistry and Physiology. Part A, Molecular &amp; Integrative Physiology</w:t>
      </w:r>
      <w:r>
        <w:rPr>
          <w:i/>
          <w:color w:val="000000"/>
        </w:rPr>
        <w:fldChar w:fldCharType="end"/>
      </w:r>
      <w:hyperlink r:id="rId343">
        <w:r w:rsidR="00261288" w:rsidRPr="00261288">
          <w:rPr>
            <w:color w:val="000000"/>
          </w:rPr>
          <w:t xml:space="preserve"> 164 (4): 545–53. https://doi.org/</w:t>
        </w:r>
      </w:hyperlink>
      <w:hyperlink r:id="rId344">
        <w:r w:rsidR="00261288" w:rsidRPr="00261288">
          <w:rPr>
            <w:color w:val="000000"/>
          </w:rPr>
          <w:t>10.1016/j.cbpa.2012.12.025</w:t>
        </w:r>
      </w:hyperlink>
      <w:hyperlink r:id="rId345">
        <w:r w:rsidR="00261288" w:rsidRPr="00261288">
          <w:rPr>
            <w:color w:val="000000"/>
          </w:rPr>
          <w:t>.</w:t>
        </w:r>
      </w:hyperlink>
    </w:p>
    <w:p w14:paraId="7185E6B2" w14:textId="77777777" w:rsidR="003F13AA" w:rsidRDefault="003F13AA" w:rsidP="00261288">
      <w:pPr>
        <w:pStyle w:val="Normal1"/>
        <w:widowControl w:val="0"/>
        <w:pBdr>
          <w:top w:val="nil"/>
          <w:left w:val="nil"/>
          <w:bottom w:val="nil"/>
          <w:right w:val="nil"/>
          <w:between w:val="nil"/>
        </w:pBdr>
        <w:ind w:left="360" w:hanging="360"/>
        <w:rPr>
          <w:ins w:id="471" w:author="Laura H Spencer" w:date="2018-12-18T12:32:00Z"/>
          <w:color w:val="000000"/>
        </w:rPr>
      </w:pPr>
      <w:proofErr w:type="spellStart"/>
      <w:ins w:id="472" w:author="Laura H Spencer" w:date="2018-12-18T12:32:00Z">
        <w:r w:rsidRPr="003F13AA">
          <w:rPr>
            <w:color w:val="000000"/>
          </w:rPr>
          <w:t>Matozzo</w:t>
        </w:r>
        <w:proofErr w:type="spellEnd"/>
        <w:r w:rsidRPr="003F13AA">
          <w:rPr>
            <w:color w:val="000000"/>
          </w:rPr>
          <w:t xml:space="preserve">, Valerio, Andrea </w:t>
        </w:r>
        <w:proofErr w:type="spellStart"/>
        <w:r w:rsidRPr="003F13AA">
          <w:rPr>
            <w:color w:val="000000"/>
          </w:rPr>
          <w:t>Chinellato</w:t>
        </w:r>
        <w:proofErr w:type="spellEnd"/>
        <w:r w:rsidRPr="003F13AA">
          <w:rPr>
            <w:color w:val="000000"/>
          </w:rPr>
          <w:t xml:space="preserve">, Marco </w:t>
        </w:r>
        <w:proofErr w:type="spellStart"/>
        <w:r w:rsidRPr="003F13AA">
          <w:rPr>
            <w:color w:val="000000"/>
          </w:rPr>
          <w:t>Munari</w:t>
        </w:r>
        <w:proofErr w:type="spellEnd"/>
        <w:r w:rsidRPr="003F13AA">
          <w:rPr>
            <w:color w:val="000000"/>
          </w:rPr>
          <w:t xml:space="preserve">, Monica </w:t>
        </w:r>
        <w:proofErr w:type="spellStart"/>
        <w:r w:rsidRPr="003F13AA">
          <w:rPr>
            <w:color w:val="000000"/>
          </w:rPr>
          <w:t>Bressan</w:t>
        </w:r>
        <w:proofErr w:type="spellEnd"/>
        <w:r w:rsidRPr="003F13AA">
          <w:rPr>
            <w:color w:val="000000"/>
          </w:rPr>
          <w:t xml:space="preserve">, and Maria Gabriella Marin. 2013. “Can the Combination of Decreased pH and Increased Temperature Values Induce Oxidative Stress in the Clam </w:t>
        </w:r>
        <w:proofErr w:type="spellStart"/>
        <w:r w:rsidRPr="003F13AA">
          <w:rPr>
            <w:color w:val="000000"/>
          </w:rPr>
          <w:t>Chamelea</w:t>
        </w:r>
        <w:proofErr w:type="spellEnd"/>
        <w:r w:rsidRPr="003F13AA">
          <w:rPr>
            <w:color w:val="000000"/>
          </w:rPr>
          <w:t xml:space="preserve"> </w:t>
        </w:r>
        <w:proofErr w:type="spellStart"/>
        <w:r w:rsidRPr="003F13AA">
          <w:rPr>
            <w:color w:val="000000"/>
          </w:rPr>
          <w:t>Gallina</w:t>
        </w:r>
        <w:proofErr w:type="spellEnd"/>
        <w:r w:rsidRPr="003F13AA">
          <w:rPr>
            <w:color w:val="000000"/>
          </w:rPr>
          <w:t xml:space="preserve"> and the Mussel </w:t>
        </w:r>
        <w:proofErr w:type="spellStart"/>
        <w:r w:rsidRPr="003F13AA">
          <w:rPr>
            <w:color w:val="000000"/>
          </w:rPr>
          <w:t>Mytilus</w:t>
        </w:r>
        <w:proofErr w:type="spellEnd"/>
        <w:r w:rsidRPr="003F13AA">
          <w:rPr>
            <w:color w:val="000000"/>
          </w:rPr>
          <w:t xml:space="preserve"> </w:t>
        </w:r>
        <w:proofErr w:type="spellStart"/>
        <w:r w:rsidRPr="003F13AA">
          <w:rPr>
            <w:color w:val="000000"/>
          </w:rPr>
          <w:t>Galloprovincialis</w:t>
        </w:r>
        <w:proofErr w:type="spellEnd"/>
        <w:r w:rsidRPr="003F13AA">
          <w:rPr>
            <w:color w:val="000000"/>
          </w:rPr>
          <w:t>?” Marine Pollution Bulletin 72 (1): 34–40.</w:t>
        </w:r>
      </w:ins>
    </w:p>
    <w:p w14:paraId="0F2ECA61" w14:textId="4875FD5E" w:rsidR="00261288" w:rsidRPr="00261288" w:rsidRDefault="00162960" w:rsidP="00261288">
      <w:pPr>
        <w:pStyle w:val="Normal1"/>
        <w:widowControl w:val="0"/>
        <w:pBdr>
          <w:top w:val="nil"/>
          <w:left w:val="nil"/>
          <w:bottom w:val="nil"/>
          <w:right w:val="nil"/>
          <w:between w:val="nil"/>
        </w:pBdr>
        <w:ind w:left="360" w:hanging="360"/>
        <w:rPr>
          <w:color w:val="000000"/>
        </w:rPr>
      </w:pPr>
      <w:hyperlink r:id="rId346">
        <w:r w:rsidR="00261288" w:rsidRPr="00261288">
          <w:rPr>
            <w:color w:val="000000"/>
          </w:rPr>
          <w:t xml:space="preserve">Middelboe, Anne Lise, and Per Juel Hansen. 2007. “High pH in Shallow-Water Macroalgal Habitats.” </w:t>
        </w:r>
      </w:hyperlink>
      <w:hyperlink r:id="rId347">
        <w:r w:rsidR="00261288" w:rsidRPr="00261288">
          <w:rPr>
            <w:i/>
            <w:color w:val="000000"/>
          </w:rPr>
          <w:t>Marine Ecology Progress Series</w:t>
        </w:r>
      </w:hyperlink>
      <w:hyperlink r:id="rId348">
        <w:r w:rsidR="00261288" w:rsidRPr="00261288">
          <w:rPr>
            <w:color w:val="000000"/>
          </w:rPr>
          <w:t xml:space="preserve"> 338: 107–17. </w:t>
        </w:r>
      </w:hyperlink>
      <w:hyperlink r:id="rId349">
        <w:r w:rsidR="00261288" w:rsidRPr="00261288">
          <w:rPr>
            <w:color w:val="000000"/>
          </w:rPr>
          <w:t>http://www.jstor.org/stable/24871746</w:t>
        </w:r>
      </w:hyperlink>
      <w:hyperlink r:id="rId350">
        <w:r w:rsidR="00261288" w:rsidRPr="00261288">
          <w:rPr>
            <w:color w:val="000000"/>
          </w:rPr>
          <w:t>.</w:t>
        </w:r>
      </w:hyperlink>
    </w:p>
    <w:p w14:paraId="1116B61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51">
        <w:r w:rsidR="00261288" w:rsidRPr="00261288">
          <w:rPr>
            <w:color w:val="000000"/>
          </w:rPr>
          <w:t xml:space="preserve">Miller, A. Whitman, Amanda C. Reynolds, Cristina Sobrino, and Gerhardt F. Riedel. 2009. “Shellfish Face Uncertain Future in High CO2 World: Influence of Acidification on Oyster Larvae Calcification and Growth in Estuaries.” </w:t>
        </w:r>
      </w:hyperlink>
      <w:hyperlink r:id="rId352">
        <w:r w:rsidR="00261288" w:rsidRPr="00261288">
          <w:rPr>
            <w:i/>
            <w:color w:val="000000"/>
          </w:rPr>
          <w:t>PloS One</w:t>
        </w:r>
      </w:hyperlink>
      <w:hyperlink r:id="rId353">
        <w:r w:rsidR="00261288" w:rsidRPr="00261288">
          <w:rPr>
            <w:color w:val="000000"/>
          </w:rPr>
          <w:t xml:space="preserve"> 4 (5): e5661. https://doi.org/</w:t>
        </w:r>
      </w:hyperlink>
      <w:hyperlink r:id="rId354">
        <w:r w:rsidR="00261288" w:rsidRPr="00261288">
          <w:rPr>
            <w:color w:val="000000"/>
          </w:rPr>
          <w:t>10.1371/journal.pone.0005661</w:t>
        </w:r>
      </w:hyperlink>
      <w:hyperlink r:id="rId355">
        <w:r w:rsidR="00261288" w:rsidRPr="00261288">
          <w:rPr>
            <w:color w:val="000000"/>
          </w:rPr>
          <w:t>.</w:t>
        </w:r>
      </w:hyperlink>
    </w:p>
    <w:p w14:paraId="2F547BC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56">
        <w:r w:rsidR="00261288" w:rsidRPr="00261288">
          <w:rPr>
            <w:color w:val="000000"/>
          </w:rPr>
          <w:t xml:space="preserve">Moore, Stephanie K., Nathan J. Mantua, Jan A. Newton, Mitsuhiro Kawase, Mark J. Warner, and Jonathan P. Kellogg. 2008. “A Descriptive Analysis of Temporal and Spatial Patterns of Variability in Puget Sound Oceanographic Properties.” </w:t>
        </w:r>
      </w:hyperlink>
      <w:hyperlink r:id="rId357">
        <w:r w:rsidR="00261288" w:rsidRPr="00261288">
          <w:rPr>
            <w:i/>
            <w:color w:val="000000"/>
          </w:rPr>
          <w:t>Estuarine, Coastal and Shelf Science</w:t>
        </w:r>
      </w:hyperlink>
      <w:hyperlink r:id="rId358">
        <w:r w:rsidR="00261288" w:rsidRPr="00261288">
          <w:rPr>
            <w:color w:val="000000"/>
          </w:rPr>
          <w:t xml:space="preserve"> 80 (4): 545–54. https://doi.org/</w:t>
        </w:r>
      </w:hyperlink>
      <w:hyperlink r:id="rId359">
        <w:r w:rsidR="00261288" w:rsidRPr="00261288">
          <w:rPr>
            <w:color w:val="000000"/>
          </w:rPr>
          <w:t>10.1016/j.ecss.2008.09.016</w:t>
        </w:r>
      </w:hyperlink>
      <w:hyperlink r:id="rId360">
        <w:r w:rsidR="00261288" w:rsidRPr="00261288">
          <w:rPr>
            <w:color w:val="000000"/>
          </w:rPr>
          <w:t>.</w:t>
        </w:r>
      </w:hyperlink>
    </w:p>
    <w:p w14:paraId="571E537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61">
        <w:r w:rsidR="00261288" w:rsidRPr="00261288">
          <w:rPr>
            <w:color w:val="000000"/>
          </w:rPr>
          <w:t xml:space="preserve">Mote, Philip W., and Eric P. Salathé. 2010. “Future Climate in the Pacific Northwest.” </w:t>
        </w:r>
      </w:hyperlink>
      <w:hyperlink r:id="rId362">
        <w:r w:rsidR="00261288" w:rsidRPr="00261288">
          <w:rPr>
            <w:i/>
            <w:color w:val="000000"/>
          </w:rPr>
          <w:t>Climatic Change</w:t>
        </w:r>
      </w:hyperlink>
      <w:hyperlink r:id="rId363">
        <w:r w:rsidR="00261288" w:rsidRPr="00261288">
          <w:rPr>
            <w:color w:val="000000"/>
          </w:rPr>
          <w:t xml:space="preserve"> 102 (1-2): 29–50. https://doi.org/</w:t>
        </w:r>
      </w:hyperlink>
      <w:hyperlink r:id="rId364">
        <w:r w:rsidR="00261288" w:rsidRPr="00261288">
          <w:rPr>
            <w:color w:val="000000"/>
          </w:rPr>
          <w:t>10.1007/s10584-010-9848-z</w:t>
        </w:r>
      </w:hyperlink>
      <w:hyperlink r:id="rId365">
        <w:r w:rsidR="00261288" w:rsidRPr="00261288">
          <w:rPr>
            <w:color w:val="000000"/>
          </w:rPr>
          <w:t>.</w:t>
        </w:r>
      </w:hyperlink>
    </w:p>
    <w:p w14:paraId="41740C7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66">
        <w:r w:rsidR="00261288" w:rsidRPr="00261288">
          <w:rPr>
            <w:color w:val="000000"/>
          </w:rPr>
          <w:t xml:space="preserve">Newell, R. C., and G. M. Branch. 1980. “The Influence of Temperature on the Maintenance of Metabolic Energy Balance in Marine Invertebrates.” In </w:t>
        </w:r>
      </w:hyperlink>
      <w:hyperlink r:id="rId367">
        <w:r w:rsidR="00261288" w:rsidRPr="00261288">
          <w:rPr>
            <w:i/>
            <w:color w:val="000000"/>
          </w:rPr>
          <w:t>Advances in Marine Biology</w:t>
        </w:r>
      </w:hyperlink>
      <w:hyperlink r:id="rId368">
        <w:r w:rsidR="00261288" w:rsidRPr="00261288">
          <w:rPr>
            <w:color w:val="000000"/>
          </w:rPr>
          <w:t xml:space="preserve">, edited by J. H. S. Blaxter, Frederick S. Russell, and Maurice Yonge, 17:329–96. Academic Press. </w:t>
        </w:r>
        <w:r w:rsidR="00261288" w:rsidRPr="00261288">
          <w:rPr>
            <w:color w:val="000000"/>
          </w:rPr>
          <w:lastRenderedPageBreak/>
          <w:t>https://doi.org/</w:t>
        </w:r>
      </w:hyperlink>
      <w:hyperlink r:id="rId369">
        <w:r w:rsidR="00261288" w:rsidRPr="00261288">
          <w:rPr>
            <w:color w:val="000000"/>
          </w:rPr>
          <w:t>10.1016/S0065-2881(08)60304-1</w:t>
        </w:r>
      </w:hyperlink>
      <w:hyperlink r:id="rId370">
        <w:r w:rsidR="00261288" w:rsidRPr="00261288">
          <w:rPr>
            <w:color w:val="000000"/>
          </w:rPr>
          <w:t>.</w:t>
        </w:r>
      </w:hyperlink>
    </w:p>
    <w:p w14:paraId="1C0DFE3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71">
        <w:r w:rsidR="00261288" w:rsidRPr="00261288">
          <w:rPr>
            <w:color w:val="000000"/>
          </w:rPr>
          <w:t xml:space="preserve">Oksanen, J., F. Guillaume Blanchet, M. Friendly, R. Kindt, P. Legendre, D. McGlinn, P. R. Minchin, et al. n.d. </w:t>
        </w:r>
      </w:hyperlink>
      <w:hyperlink r:id="rId372">
        <w:r w:rsidR="00261288" w:rsidRPr="00261288">
          <w:rPr>
            <w:i/>
            <w:color w:val="000000"/>
          </w:rPr>
          <w:t>Vegan: Community Ecology Package</w:t>
        </w:r>
      </w:hyperlink>
      <w:hyperlink r:id="rId373">
        <w:r w:rsidR="00261288" w:rsidRPr="00261288">
          <w:rPr>
            <w:color w:val="000000"/>
          </w:rPr>
          <w:t xml:space="preserve"> (version R package version 2.4-1, 2016). Accessed December 18, 2017. </w:t>
        </w:r>
      </w:hyperlink>
      <w:hyperlink r:id="rId374">
        <w:r w:rsidR="00261288" w:rsidRPr="00261288">
          <w:rPr>
            <w:color w:val="000000"/>
          </w:rPr>
          <w:t>https:// CRAN.R-project.org/package=vegan</w:t>
        </w:r>
      </w:hyperlink>
      <w:hyperlink r:id="rId375">
        <w:r w:rsidR="00261288" w:rsidRPr="00261288">
          <w:rPr>
            <w:color w:val="000000"/>
          </w:rPr>
          <w:t>.</w:t>
        </w:r>
      </w:hyperlink>
    </w:p>
    <w:p w14:paraId="5FDED33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76">
        <w:r w:rsidR="00261288" w:rsidRPr="00261288">
          <w:rPr>
            <w:color w:val="000000"/>
          </w:rPr>
          <w:t xml:space="preserve">Orr, James C., Victoria J. Fabry, Olivier Aumont, Laurent Bopp, Scott C. Doney, Richard A. Feely, Anand Gnanadesikan, et al. 2005. “Anthropogenic Ocean Acidification over the Twenty-First Century and Its Impact on Calcifying Organisms.” </w:t>
        </w:r>
      </w:hyperlink>
      <w:hyperlink r:id="rId377">
        <w:r w:rsidR="00261288" w:rsidRPr="00261288">
          <w:rPr>
            <w:i/>
            <w:color w:val="000000"/>
          </w:rPr>
          <w:t>Nature</w:t>
        </w:r>
      </w:hyperlink>
      <w:hyperlink r:id="rId378">
        <w:r w:rsidR="00261288" w:rsidRPr="00261288">
          <w:rPr>
            <w:color w:val="000000"/>
          </w:rPr>
          <w:t xml:space="preserve"> 437 (September): 681. https://doi.org/</w:t>
        </w:r>
      </w:hyperlink>
      <w:hyperlink r:id="rId379">
        <w:r w:rsidR="00261288" w:rsidRPr="00261288">
          <w:rPr>
            <w:color w:val="000000"/>
          </w:rPr>
          <w:t>10.1038/nature04095</w:t>
        </w:r>
      </w:hyperlink>
      <w:hyperlink r:id="rId380">
        <w:r w:rsidR="00261288" w:rsidRPr="00261288">
          <w:rPr>
            <w:color w:val="000000"/>
          </w:rPr>
          <w:t>.</w:t>
        </w:r>
      </w:hyperlink>
    </w:p>
    <w:p w14:paraId="025A685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81">
        <w:r w:rsidR="00261288" w:rsidRPr="00261288">
          <w:rPr>
            <w:color w:val="000000"/>
          </w:rPr>
          <w:t xml:space="preserve">Padilla-Gamiño, Jacqueline L., Morgan W. Kelly, Tyler G. Evans, and Gretchen E. Hofmann. 2013. “Temperature and CO2 Additively Regulate Physiology, Morphology and Genomic Responses of Larval Sea Urchins, Strongylocentrotus Purpuratus.” </w:t>
        </w:r>
      </w:hyperlink>
      <w:hyperlink r:id="rId382">
        <w:r w:rsidR="00261288" w:rsidRPr="00261288">
          <w:rPr>
            <w:i/>
            <w:color w:val="000000"/>
          </w:rPr>
          <w:t>Proceedings of the Royal Society of London B: Biological Sciences</w:t>
        </w:r>
      </w:hyperlink>
      <w:hyperlink r:id="rId383">
        <w:r w:rsidR="00261288" w:rsidRPr="00261288">
          <w:rPr>
            <w:color w:val="000000"/>
          </w:rPr>
          <w:t xml:space="preserve"> 280 (1759): 20130155. https://doi.org/</w:t>
        </w:r>
      </w:hyperlink>
      <w:hyperlink r:id="rId384">
        <w:r w:rsidR="00261288" w:rsidRPr="00261288">
          <w:rPr>
            <w:color w:val="000000"/>
          </w:rPr>
          <w:t>10.1098/rspb.2013.0155</w:t>
        </w:r>
      </w:hyperlink>
      <w:hyperlink r:id="rId385">
        <w:r w:rsidR="00261288" w:rsidRPr="00261288">
          <w:rPr>
            <w:color w:val="000000"/>
          </w:rPr>
          <w:t>.</w:t>
        </w:r>
      </w:hyperlink>
    </w:p>
    <w:p w14:paraId="61606B6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86">
        <w:r w:rsidR="00261288" w:rsidRPr="00261288">
          <w:rPr>
            <w:color w:val="000000"/>
          </w:rPr>
          <w:t xml:space="preserve">Paganini, Adam W., Nathan A. Miller, and Jonathon H. Stillman. 2014. “Temperature and Acidification Variability Reduce Physiological Performance in the Intertidal Zone Porcelain Crab Petrolisthes Cinctipes.” </w:t>
        </w:r>
      </w:hyperlink>
      <w:hyperlink r:id="rId387">
        <w:r w:rsidR="00261288" w:rsidRPr="00261288">
          <w:rPr>
            <w:i/>
            <w:color w:val="000000"/>
          </w:rPr>
          <w:t>The Journal of Experimental Biology</w:t>
        </w:r>
      </w:hyperlink>
      <w:hyperlink r:id="rId388">
        <w:r w:rsidR="00261288" w:rsidRPr="00261288">
          <w:rPr>
            <w:color w:val="000000"/>
          </w:rPr>
          <w:t xml:space="preserve"> 217 (22): 3974–80. https://doi.org/</w:t>
        </w:r>
      </w:hyperlink>
      <w:hyperlink r:id="rId389">
        <w:r w:rsidR="00261288" w:rsidRPr="00261288">
          <w:rPr>
            <w:color w:val="000000"/>
          </w:rPr>
          <w:t>10.1242/jeb.109801</w:t>
        </w:r>
      </w:hyperlink>
      <w:hyperlink r:id="rId390">
        <w:r w:rsidR="00261288" w:rsidRPr="00261288">
          <w:rPr>
            <w:color w:val="000000"/>
          </w:rPr>
          <w:t>.</w:t>
        </w:r>
      </w:hyperlink>
    </w:p>
    <w:p w14:paraId="4B060E7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91">
        <w:r w:rsidR="00261288" w:rsidRPr="00261288">
          <w:rPr>
            <w:color w:val="000000"/>
          </w:rPr>
          <w:t>Palacios, Sherry L., and Richard C. Zimmerman. 2007. “Response of Eelgrass Zostera Marina to CO</w:t>
        </w:r>
      </w:hyperlink>
      <w:hyperlink r:id="rId392">
        <w:r w:rsidR="00261288" w:rsidRPr="00261288">
          <w:rPr>
            <w:color w:val="000000"/>
            <w:vertAlign w:val="superscript"/>
          </w:rPr>
          <w:t>2</w:t>
        </w:r>
      </w:hyperlink>
      <w:hyperlink r:id="rId393">
        <w:r w:rsidR="00261288" w:rsidRPr="00261288">
          <w:rPr>
            <w:color w:val="000000"/>
          </w:rPr>
          <w:t xml:space="preserve"> Enrichment: Possible Impacts of Climate Change and Potential for Remediation of Coastal Habitats.” </w:t>
        </w:r>
      </w:hyperlink>
      <w:hyperlink r:id="rId394">
        <w:r w:rsidR="00261288" w:rsidRPr="00261288">
          <w:rPr>
            <w:i/>
            <w:color w:val="000000"/>
          </w:rPr>
          <w:t>Marine Ecology Progress Series</w:t>
        </w:r>
      </w:hyperlink>
      <w:hyperlink r:id="rId395">
        <w:r w:rsidR="00261288" w:rsidRPr="00261288">
          <w:rPr>
            <w:color w:val="000000"/>
          </w:rPr>
          <w:t xml:space="preserve"> 344: 1–13. </w:t>
        </w:r>
      </w:hyperlink>
      <w:hyperlink r:id="rId396">
        <w:r w:rsidR="00261288" w:rsidRPr="00261288">
          <w:rPr>
            <w:color w:val="000000"/>
          </w:rPr>
          <w:t>http://www.jstor.org/stable/24871448</w:t>
        </w:r>
      </w:hyperlink>
      <w:hyperlink r:id="rId397">
        <w:r w:rsidR="00261288" w:rsidRPr="00261288">
          <w:rPr>
            <w:color w:val="000000"/>
          </w:rPr>
          <w:t>.</w:t>
        </w:r>
      </w:hyperlink>
    </w:p>
    <w:p w14:paraId="4264C75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398">
        <w:r w:rsidR="00261288" w:rsidRPr="00261288">
          <w:rPr>
            <w:color w:val="000000"/>
          </w:rPr>
          <w:t>Pörtner, Hans</w:t>
        </w:r>
      </w:hyperlink>
      <w:hyperlink r:id="rId399">
        <w:r w:rsidR="00261288" w:rsidRPr="00261288">
          <w:t xml:space="preserve"> </w:t>
        </w:r>
      </w:hyperlink>
      <w:hyperlink r:id="rId400">
        <w:r w:rsidR="00261288" w:rsidRPr="00261288">
          <w:rPr>
            <w:color w:val="000000"/>
          </w:rPr>
          <w:t xml:space="preserve">O. 2008. “Ecosystem Effects of Ocean Acidification in Times of Ocean Warming: A Physiologist’s View.” </w:t>
        </w:r>
      </w:hyperlink>
      <w:hyperlink r:id="rId401">
        <w:r w:rsidR="00261288" w:rsidRPr="00261288">
          <w:rPr>
            <w:i/>
            <w:color w:val="000000"/>
          </w:rPr>
          <w:t>Marine Ecology Progress Series</w:t>
        </w:r>
      </w:hyperlink>
      <w:hyperlink r:id="rId402">
        <w:r w:rsidR="00261288" w:rsidRPr="00261288">
          <w:rPr>
            <w:color w:val="000000"/>
          </w:rPr>
          <w:t xml:space="preserve"> 373: 203–18. </w:t>
        </w:r>
      </w:hyperlink>
      <w:hyperlink r:id="rId403">
        <w:r w:rsidR="00261288" w:rsidRPr="00261288">
          <w:rPr>
            <w:color w:val="000000"/>
          </w:rPr>
          <w:t>http://www.jstor.org/stable/24872925</w:t>
        </w:r>
      </w:hyperlink>
      <w:hyperlink r:id="rId404">
        <w:r w:rsidR="00261288" w:rsidRPr="00261288">
          <w:rPr>
            <w:color w:val="000000"/>
          </w:rPr>
          <w:t>.</w:t>
        </w:r>
      </w:hyperlink>
    </w:p>
    <w:p w14:paraId="2F410B1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05">
        <w:r w:rsidR="00261288" w:rsidRPr="00261288">
          <w:rPr>
            <w:color w:val="000000"/>
          </w:rPr>
          <w:t xml:space="preserve">Pörtner, Hans O., and Anthony P. Farrell. 2008. “Physiology and Climate Change.” </w:t>
        </w:r>
      </w:hyperlink>
      <w:hyperlink r:id="rId406">
        <w:r w:rsidR="00261288" w:rsidRPr="00261288">
          <w:rPr>
            <w:i/>
            <w:color w:val="000000"/>
          </w:rPr>
          <w:t>Science</w:t>
        </w:r>
      </w:hyperlink>
      <w:hyperlink r:id="rId407">
        <w:r w:rsidR="00261288" w:rsidRPr="00261288">
          <w:rPr>
            <w:color w:val="000000"/>
          </w:rPr>
          <w:t xml:space="preserve"> 322 (5902): 690–92. </w:t>
        </w:r>
      </w:hyperlink>
      <w:hyperlink r:id="rId408">
        <w:r w:rsidR="00261288" w:rsidRPr="00261288">
          <w:rPr>
            <w:color w:val="000000"/>
          </w:rPr>
          <w:t>http://www.jstor.org/stable/20145158</w:t>
        </w:r>
      </w:hyperlink>
      <w:hyperlink r:id="rId409">
        <w:r w:rsidR="00261288" w:rsidRPr="00261288">
          <w:rPr>
            <w:color w:val="000000"/>
          </w:rPr>
          <w:t>.</w:t>
        </w:r>
      </w:hyperlink>
    </w:p>
    <w:p w14:paraId="6D54003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10">
        <w:r w:rsidR="00261288" w:rsidRPr="00261288">
          <w:rPr>
            <w:color w:val="000000"/>
          </w:rPr>
          <w:t xml:space="preserve">Przeslawski, Rachel, Maria Byrne, and Camille Mellin. 2015. “A Review and Meta-Analysis of the Effects of Multiple Abiotic Stressors on Marine Embryos and Larvae.” </w:t>
        </w:r>
      </w:hyperlink>
      <w:hyperlink r:id="rId411">
        <w:r w:rsidR="00261288" w:rsidRPr="00261288">
          <w:rPr>
            <w:i/>
            <w:color w:val="000000"/>
          </w:rPr>
          <w:t>Global Change Biology</w:t>
        </w:r>
      </w:hyperlink>
      <w:hyperlink r:id="rId412">
        <w:r w:rsidR="00261288" w:rsidRPr="00261288">
          <w:rPr>
            <w:color w:val="000000"/>
          </w:rPr>
          <w:t xml:space="preserve"> 21 (6): 2122–40. https://doi.org/</w:t>
        </w:r>
      </w:hyperlink>
      <w:hyperlink r:id="rId413">
        <w:r w:rsidR="00261288" w:rsidRPr="00261288">
          <w:rPr>
            <w:color w:val="000000"/>
          </w:rPr>
          <w:t>10.1111/gcb.12833</w:t>
        </w:r>
      </w:hyperlink>
      <w:hyperlink r:id="rId414">
        <w:r w:rsidR="00261288" w:rsidRPr="00261288">
          <w:rPr>
            <w:color w:val="000000"/>
          </w:rPr>
          <w:t>.</w:t>
        </w:r>
      </w:hyperlink>
    </w:p>
    <w:p w14:paraId="4A995662"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15">
        <w:r w:rsidR="00261288" w:rsidRPr="00261288">
          <w:rPr>
            <w:color w:val="000000"/>
          </w:rPr>
          <w:t xml:space="preserve">Range, P., M. A. Chícharo, R. Ben-Hamadou, D. Piló, D. Matias, S. Joaquim, A. P. Oliveira, and L. Chícharo. 2011. “Calcification, Growth and Mortality of Juvenile Clams Ruditapes Decussatus under Increased pCO2 and Reduced pH: Variable Responses to Ocean Acidification at Local Scales?” </w:t>
        </w:r>
      </w:hyperlink>
      <w:hyperlink r:id="rId416">
        <w:r w:rsidR="00261288" w:rsidRPr="00261288">
          <w:rPr>
            <w:i/>
            <w:color w:val="000000"/>
          </w:rPr>
          <w:t>Journal of Experimental Marine Biology and Ecology</w:t>
        </w:r>
      </w:hyperlink>
      <w:hyperlink r:id="rId417">
        <w:r w:rsidR="00261288" w:rsidRPr="00261288">
          <w:rPr>
            <w:color w:val="000000"/>
          </w:rPr>
          <w:t xml:space="preserve"> 396 (2): 177–84. https://doi.org/</w:t>
        </w:r>
      </w:hyperlink>
      <w:hyperlink r:id="rId418">
        <w:r w:rsidR="00261288" w:rsidRPr="00261288">
          <w:rPr>
            <w:color w:val="000000"/>
          </w:rPr>
          <w:t>10.1016/j.jembe.2010.10.020</w:t>
        </w:r>
      </w:hyperlink>
      <w:hyperlink r:id="rId419">
        <w:r w:rsidR="00261288" w:rsidRPr="00261288">
          <w:rPr>
            <w:color w:val="000000"/>
          </w:rPr>
          <w:t>.</w:t>
        </w:r>
      </w:hyperlink>
    </w:p>
    <w:p w14:paraId="7793D91F"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20">
        <w:r w:rsidR="00261288" w:rsidRPr="00261288">
          <w:rPr>
            <w:color w:val="000000"/>
          </w:rPr>
          <w:t xml:space="preserve">R Core Team. 2016. </w:t>
        </w:r>
      </w:hyperlink>
      <w:hyperlink r:id="rId421">
        <w:r w:rsidR="00261288" w:rsidRPr="00261288">
          <w:rPr>
            <w:i/>
            <w:color w:val="000000"/>
          </w:rPr>
          <w:t>R: A Language and Environment for Statistical Computing</w:t>
        </w:r>
      </w:hyperlink>
      <w:hyperlink r:id="rId422">
        <w:r w:rsidR="00261288" w:rsidRPr="00261288">
          <w:rPr>
            <w:color w:val="000000"/>
          </w:rPr>
          <w:t xml:space="preserve"> (version 1.1.383). </w:t>
        </w:r>
      </w:hyperlink>
      <w:hyperlink r:id="rId423">
        <w:r w:rsidR="00261288" w:rsidRPr="00261288">
          <w:rPr>
            <w:color w:val="000000"/>
          </w:rPr>
          <w:t>https://www.R-project.org/</w:t>
        </w:r>
      </w:hyperlink>
      <w:hyperlink r:id="rId424">
        <w:r w:rsidR="00261288" w:rsidRPr="00261288">
          <w:rPr>
            <w:color w:val="000000"/>
          </w:rPr>
          <w:t>.</w:t>
        </w:r>
      </w:hyperlink>
    </w:p>
    <w:p w14:paraId="7DFD6D33"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25">
        <w:r w:rsidR="00261288" w:rsidRPr="00261288">
          <w:rPr>
            <w:color w:val="000000"/>
          </w:rPr>
          <w:t xml:space="preserve">Reum, Jonathan C. P., Simone R. Alin, Chris J. Harvey, Nina Bednaršek, Wiley Evans, Richard A. Feely, Burke Hales, et al. 2016. “Interpretation and Design of Ocean Acidification Experiments in Upwelling Systems in the Context of Carbonate Chemistry Co-Variation with Temperature and Oxygen.” </w:t>
        </w:r>
      </w:hyperlink>
      <w:hyperlink r:id="rId426">
        <w:r w:rsidR="00261288" w:rsidRPr="00261288">
          <w:rPr>
            <w:i/>
            <w:color w:val="000000"/>
          </w:rPr>
          <w:t>ICES Journal of Marine Science: Journal Du Conseil</w:t>
        </w:r>
      </w:hyperlink>
      <w:hyperlink r:id="rId427">
        <w:r w:rsidR="00261288" w:rsidRPr="00261288">
          <w:rPr>
            <w:color w:val="000000"/>
          </w:rPr>
          <w:t xml:space="preserve"> 73 (3): 582–95. https://doi.org/</w:t>
        </w:r>
      </w:hyperlink>
      <w:hyperlink r:id="rId428">
        <w:r w:rsidR="00261288" w:rsidRPr="00261288">
          <w:rPr>
            <w:color w:val="000000"/>
          </w:rPr>
          <w:t>10.1093/icesjms/fsu231</w:t>
        </w:r>
      </w:hyperlink>
      <w:hyperlink r:id="rId429">
        <w:r w:rsidR="00261288" w:rsidRPr="00261288">
          <w:rPr>
            <w:color w:val="000000"/>
          </w:rPr>
          <w:t>.</w:t>
        </w:r>
      </w:hyperlink>
    </w:p>
    <w:p w14:paraId="7E532FF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30">
        <w:r w:rsidR="00261288" w:rsidRPr="00261288">
          <w:rPr>
            <w:color w:val="000000"/>
          </w:rPr>
          <w:t xml:space="preserve">Ries, Justin B., Anne L. Cohen, and Daniel C. McCorkle. 2009. “Marine Calcifiers Exhibit Mixed Responses to CO2-Induced Ocean Acidification.” </w:t>
        </w:r>
      </w:hyperlink>
      <w:hyperlink r:id="rId431">
        <w:r w:rsidR="00261288" w:rsidRPr="00261288">
          <w:rPr>
            <w:i/>
            <w:color w:val="000000"/>
          </w:rPr>
          <w:t>Geology</w:t>
        </w:r>
      </w:hyperlink>
      <w:hyperlink r:id="rId432">
        <w:r w:rsidR="00261288" w:rsidRPr="00261288">
          <w:rPr>
            <w:color w:val="000000"/>
          </w:rPr>
          <w:t xml:space="preserve"> 37 (12): 1131–34. https://doi.org/</w:t>
        </w:r>
      </w:hyperlink>
      <w:hyperlink r:id="rId433">
        <w:r w:rsidR="00261288" w:rsidRPr="00261288">
          <w:rPr>
            <w:color w:val="000000"/>
          </w:rPr>
          <w:t>10.1130/G30210A.1</w:t>
        </w:r>
      </w:hyperlink>
      <w:hyperlink r:id="rId434">
        <w:r w:rsidR="00261288" w:rsidRPr="00261288">
          <w:rPr>
            <w:color w:val="000000"/>
          </w:rPr>
          <w:t>.</w:t>
        </w:r>
      </w:hyperlink>
    </w:p>
    <w:p w14:paraId="5863187A"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35">
        <w:r w:rsidR="00261288" w:rsidRPr="00261288">
          <w:rPr>
            <w:color w:val="000000"/>
          </w:rPr>
          <w:t xml:space="preserve">Ringwood, Amy H., and Charles J. Keppler. 2002. “Water Quality Variation and Clam Growth: Is pH Really a Non-Issue in Estuaries?” </w:t>
        </w:r>
      </w:hyperlink>
      <w:hyperlink r:id="rId436">
        <w:r w:rsidR="00261288" w:rsidRPr="00261288">
          <w:rPr>
            <w:i/>
            <w:color w:val="000000"/>
          </w:rPr>
          <w:t>Estuaries</w:t>
        </w:r>
      </w:hyperlink>
      <w:hyperlink r:id="rId437">
        <w:r w:rsidR="00261288" w:rsidRPr="00261288">
          <w:rPr>
            <w:color w:val="000000"/>
          </w:rPr>
          <w:t xml:space="preserve"> 25 (5): 901–7. https://doi.org/</w:t>
        </w:r>
      </w:hyperlink>
      <w:hyperlink r:id="rId438">
        <w:r w:rsidR="00261288" w:rsidRPr="00261288">
          <w:rPr>
            <w:color w:val="000000"/>
          </w:rPr>
          <w:t>10.1007/BF02691338</w:t>
        </w:r>
      </w:hyperlink>
      <w:hyperlink r:id="rId439">
        <w:r w:rsidR="00261288" w:rsidRPr="00261288">
          <w:rPr>
            <w:color w:val="000000"/>
          </w:rPr>
          <w:t>.</w:t>
        </w:r>
      </w:hyperlink>
    </w:p>
    <w:p w14:paraId="6CAED7C2"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40">
        <w:r w:rsidR="00261288" w:rsidRPr="00261288">
          <w:rPr>
            <w:color w:val="000000"/>
          </w:rPr>
          <w:t xml:space="preserve">Shamshak, Gina Louise, and Jonathan R. King. 2015. “From Cannery to Culinary Luxury: The Evolution of the Global Geoduck Market.” </w:t>
        </w:r>
      </w:hyperlink>
      <w:hyperlink r:id="rId441">
        <w:r w:rsidR="00261288" w:rsidRPr="00261288">
          <w:rPr>
            <w:i/>
            <w:color w:val="000000"/>
          </w:rPr>
          <w:t>Marine Policy</w:t>
        </w:r>
      </w:hyperlink>
      <w:hyperlink r:id="rId442">
        <w:r w:rsidR="00261288" w:rsidRPr="00261288">
          <w:rPr>
            <w:color w:val="000000"/>
          </w:rPr>
          <w:t xml:space="preserve"> 55 (May): 81–89. https://doi.org/</w:t>
        </w:r>
      </w:hyperlink>
      <w:hyperlink r:id="rId443">
        <w:r w:rsidR="00261288" w:rsidRPr="00261288">
          <w:rPr>
            <w:color w:val="000000"/>
          </w:rPr>
          <w:t>10.1016/j.marpol.2015.01.014</w:t>
        </w:r>
      </w:hyperlink>
      <w:hyperlink r:id="rId444">
        <w:r w:rsidR="00261288" w:rsidRPr="00261288">
          <w:rPr>
            <w:color w:val="000000"/>
          </w:rPr>
          <w:t>.</w:t>
        </w:r>
      </w:hyperlink>
    </w:p>
    <w:p w14:paraId="0A982CB5"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45">
        <w:r w:rsidR="00261288" w:rsidRPr="00261288">
          <w:rPr>
            <w:color w:val="000000"/>
          </w:rPr>
          <w:t xml:space="preserve">Sunagawa, Shinichi, Luis Pedro Coelho, Samuel Chaffron, Jens Roat Kultima, Karine Labadie, Guillem Salazar, Bardya Djahanschiri, et al. 2015. “Ocean Plankton. Structure and Function of the Global Ocean Microbiome.” </w:t>
        </w:r>
      </w:hyperlink>
      <w:hyperlink r:id="rId446">
        <w:r w:rsidR="00261288" w:rsidRPr="00261288">
          <w:rPr>
            <w:i/>
            <w:color w:val="000000"/>
          </w:rPr>
          <w:t>Science</w:t>
        </w:r>
      </w:hyperlink>
      <w:hyperlink r:id="rId447">
        <w:r w:rsidR="00261288" w:rsidRPr="00261288">
          <w:rPr>
            <w:color w:val="000000"/>
          </w:rPr>
          <w:t xml:space="preserve"> 348 (6237): 1261359. https://doi.org/</w:t>
        </w:r>
      </w:hyperlink>
      <w:hyperlink r:id="rId448">
        <w:r w:rsidR="00261288" w:rsidRPr="00261288">
          <w:rPr>
            <w:color w:val="000000"/>
          </w:rPr>
          <w:t>10.1126/science.1261359</w:t>
        </w:r>
      </w:hyperlink>
      <w:hyperlink r:id="rId449">
        <w:r w:rsidR="00261288" w:rsidRPr="00261288">
          <w:rPr>
            <w:color w:val="000000"/>
          </w:rPr>
          <w:t>.</w:t>
        </w:r>
      </w:hyperlink>
    </w:p>
    <w:p w14:paraId="0AF7DFB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50">
        <w:r w:rsidR="00261288" w:rsidRPr="00261288">
          <w:rPr>
            <w:color w:val="000000"/>
          </w:rPr>
          <w:t xml:space="preserve">Talmage, Stephanie C., and Christopher J. </w:t>
        </w:r>
        <w:proofErr w:type="spellStart"/>
        <w:r w:rsidR="00261288" w:rsidRPr="00261288">
          <w:rPr>
            <w:color w:val="000000"/>
          </w:rPr>
          <w:t>Gobler</w:t>
        </w:r>
        <w:proofErr w:type="spellEnd"/>
        <w:r w:rsidR="00261288" w:rsidRPr="00261288">
          <w:rPr>
            <w:color w:val="000000"/>
          </w:rPr>
          <w:t>. 2009. “The Effects of Elevated Carbon Dioxide Concentrations on the Metamorphosis, Size, and Survival of Larval Hard Clams (</w:t>
        </w:r>
        <w:proofErr w:type="spellStart"/>
        <w:r w:rsidR="00261288" w:rsidRPr="00261288">
          <w:rPr>
            <w:color w:val="000000"/>
          </w:rPr>
          <w:t>Mercenaria</w:t>
        </w:r>
        <w:proofErr w:type="spellEnd"/>
        <w:r w:rsidR="00261288" w:rsidRPr="00261288">
          <w:rPr>
            <w:color w:val="000000"/>
          </w:rPr>
          <w:t xml:space="preserve"> </w:t>
        </w:r>
        <w:proofErr w:type="spellStart"/>
        <w:r w:rsidR="00261288" w:rsidRPr="00261288">
          <w:rPr>
            <w:color w:val="000000"/>
          </w:rPr>
          <w:t>Mercenaria</w:t>
        </w:r>
        <w:proofErr w:type="spellEnd"/>
        <w:r w:rsidR="00261288" w:rsidRPr="00261288">
          <w:rPr>
            <w:color w:val="000000"/>
          </w:rPr>
          <w:t>), Bay Scallops (</w:t>
        </w:r>
        <w:proofErr w:type="spellStart"/>
        <w:r w:rsidR="00261288" w:rsidRPr="00261288">
          <w:rPr>
            <w:color w:val="000000"/>
          </w:rPr>
          <w:t>Argopecten</w:t>
        </w:r>
        <w:proofErr w:type="spellEnd"/>
        <w:r w:rsidR="00261288" w:rsidRPr="00261288">
          <w:rPr>
            <w:color w:val="000000"/>
          </w:rPr>
          <w:t xml:space="preserve"> </w:t>
        </w:r>
        <w:proofErr w:type="spellStart"/>
        <w:r w:rsidR="00261288" w:rsidRPr="00261288">
          <w:rPr>
            <w:color w:val="000000"/>
          </w:rPr>
          <w:t>Irradians</w:t>
        </w:r>
        <w:proofErr w:type="spellEnd"/>
        <w:r w:rsidR="00261288" w:rsidRPr="00261288">
          <w:rPr>
            <w:color w:val="000000"/>
          </w:rPr>
          <w:t>), and Eastern Oysters (</w:t>
        </w:r>
        <w:proofErr w:type="spellStart"/>
        <w:r w:rsidR="00261288" w:rsidRPr="00261288">
          <w:rPr>
            <w:color w:val="000000"/>
          </w:rPr>
          <w:t>Crassostrea</w:t>
        </w:r>
        <w:proofErr w:type="spellEnd"/>
        <w:r w:rsidR="00261288" w:rsidRPr="00261288">
          <w:rPr>
            <w:color w:val="000000"/>
          </w:rPr>
          <w:t xml:space="preserve"> Virginica).” </w:t>
        </w:r>
      </w:hyperlink>
      <w:hyperlink r:id="rId451">
        <w:r w:rsidR="00261288" w:rsidRPr="00261288">
          <w:rPr>
            <w:i/>
            <w:color w:val="000000"/>
          </w:rPr>
          <w:t>Limnology and Oceanography</w:t>
        </w:r>
      </w:hyperlink>
      <w:hyperlink r:id="rId452">
        <w:r w:rsidR="00261288" w:rsidRPr="00261288">
          <w:rPr>
            <w:color w:val="000000"/>
          </w:rPr>
          <w:t xml:space="preserve">. </w:t>
        </w:r>
      </w:hyperlink>
    </w:p>
    <w:p w14:paraId="624E3FA7" w14:textId="1D2BBFD8" w:rsidR="00261288" w:rsidRDefault="00162960" w:rsidP="00261288">
      <w:pPr>
        <w:pStyle w:val="Normal1"/>
        <w:widowControl w:val="0"/>
        <w:pBdr>
          <w:top w:val="nil"/>
          <w:left w:val="nil"/>
          <w:bottom w:val="nil"/>
          <w:right w:val="nil"/>
          <w:between w:val="nil"/>
        </w:pBdr>
        <w:ind w:left="360" w:hanging="360"/>
        <w:rPr>
          <w:ins w:id="473" w:author="Laura H Spencer" w:date="2018-12-18T15:12:00Z"/>
          <w:color w:val="000000"/>
        </w:rPr>
      </w:pPr>
      <w:hyperlink r:id="rId453">
        <w:r w:rsidR="00261288" w:rsidRPr="00261288">
          <w:rPr>
            <w:color w:val="000000"/>
          </w:rPr>
          <w:t xml:space="preserve">Thomsen, Jörn, Isabel Casties, Christian Pansch, Arne Körtzinger, and Frank Melzner. 2013. “Food Availability Outweighs Ocean Acidification Effects in Juvenile Mytilus Edulis: Laboratory and Field Experiments.” </w:t>
        </w:r>
      </w:hyperlink>
      <w:hyperlink r:id="rId454">
        <w:r w:rsidR="00261288" w:rsidRPr="00261288">
          <w:rPr>
            <w:i/>
            <w:color w:val="000000"/>
          </w:rPr>
          <w:t>Global Change Biology</w:t>
        </w:r>
      </w:hyperlink>
      <w:hyperlink r:id="rId455">
        <w:r w:rsidR="00261288" w:rsidRPr="00261288">
          <w:rPr>
            <w:color w:val="000000"/>
          </w:rPr>
          <w:t xml:space="preserve"> 19 (4): 1017–27. https://doi.org/</w:t>
        </w:r>
      </w:hyperlink>
      <w:hyperlink r:id="rId456">
        <w:r w:rsidR="00261288" w:rsidRPr="00261288">
          <w:rPr>
            <w:color w:val="000000"/>
          </w:rPr>
          <w:t>10.1111/gcb.12109</w:t>
        </w:r>
      </w:hyperlink>
      <w:hyperlink r:id="rId457">
        <w:r w:rsidR="00261288" w:rsidRPr="00261288">
          <w:rPr>
            <w:color w:val="000000"/>
          </w:rPr>
          <w:t>.</w:t>
        </w:r>
      </w:hyperlink>
    </w:p>
    <w:p w14:paraId="326B95B0" w14:textId="6B62C3D7" w:rsidR="00CC3532" w:rsidRDefault="00CC3532" w:rsidP="00261288">
      <w:pPr>
        <w:pStyle w:val="Normal1"/>
        <w:widowControl w:val="0"/>
        <w:pBdr>
          <w:top w:val="nil"/>
          <w:left w:val="nil"/>
          <w:bottom w:val="nil"/>
          <w:right w:val="nil"/>
          <w:between w:val="nil"/>
        </w:pBdr>
        <w:ind w:left="360" w:hanging="360"/>
        <w:rPr>
          <w:ins w:id="474" w:author="Laura H Spencer" w:date="2018-12-18T15:14:00Z"/>
          <w:color w:val="000000"/>
        </w:rPr>
      </w:pPr>
      <w:ins w:id="475" w:author="Laura H Spencer" w:date="2018-12-18T15:12:00Z">
        <w:r w:rsidRPr="00CC3532">
          <w:rPr>
            <w:color w:val="000000"/>
          </w:rPr>
          <w:t xml:space="preserve">Thompson, E. L., W. O’Connor, L. Parker, P. Ross, and D. A. </w:t>
        </w:r>
        <w:proofErr w:type="spellStart"/>
        <w:r w:rsidRPr="00CC3532">
          <w:rPr>
            <w:color w:val="000000"/>
          </w:rPr>
          <w:t>Raftos</w:t>
        </w:r>
        <w:proofErr w:type="spellEnd"/>
        <w:r w:rsidRPr="00CC3532">
          <w:rPr>
            <w:color w:val="000000"/>
          </w:rPr>
          <w:t>. 2015. “Differential Proteomic Responses of Selectively Bred and Wild-Type Sydney Rock Oyster Populations Exposed to Elevated CO2.” Molecular Ecology 24 (6): 1248–62.</w:t>
        </w:r>
      </w:ins>
    </w:p>
    <w:p w14:paraId="46FFF2D6" w14:textId="3A931585" w:rsidR="009861CE" w:rsidRPr="00261288" w:rsidRDefault="009861CE" w:rsidP="00261288">
      <w:pPr>
        <w:pStyle w:val="Normal1"/>
        <w:widowControl w:val="0"/>
        <w:pBdr>
          <w:top w:val="nil"/>
          <w:left w:val="nil"/>
          <w:bottom w:val="nil"/>
          <w:right w:val="nil"/>
          <w:between w:val="nil"/>
        </w:pBdr>
        <w:ind w:left="360" w:hanging="360"/>
        <w:rPr>
          <w:color w:val="000000"/>
        </w:rPr>
      </w:pPr>
      <w:ins w:id="476" w:author="Laura H Spencer" w:date="2018-12-18T15:14:00Z">
        <w:r w:rsidRPr="009861CE">
          <w:rPr>
            <w:color w:val="000000"/>
          </w:rPr>
          <w:t xml:space="preserve">Timmins-Schiffman, Emma, William D. Coffey, Wilber Hua, Brook L. Nunn, Gary H. Dickinson, and Steven B. Roberts. 2014. “Shotgun Proteomics Reveals Physiological Response to Ocean Acidification in </w:t>
        </w:r>
        <w:proofErr w:type="spellStart"/>
        <w:r w:rsidRPr="009861CE">
          <w:rPr>
            <w:color w:val="000000"/>
          </w:rPr>
          <w:t>Crassostrea</w:t>
        </w:r>
        <w:proofErr w:type="spellEnd"/>
        <w:r w:rsidRPr="009861CE">
          <w:rPr>
            <w:color w:val="000000"/>
          </w:rPr>
          <w:t xml:space="preserve"> </w:t>
        </w:r>
        <w:proofErr w:type="spellStart"/>
        <w:r w:rsidRPr="009861CE">
          <w:rPr>
            <w:color w:val="000000"/>
          </w:rPr>
          <w:t>Gigas</w:t>
        </w:r>
        <w:proofErr w:type="spellEnd"/>
        <w:r w:rsidRPr="009861CE">
          <w:rPr>
            <w:color w:val="000000"/>
          </w:rPr>
          <w:t>.” BMC Genomics 15 (November): 951.</w:t>
        </w:r>
      </w:ins>
    </w:p>
    <w:p w14:paraId="6EECD124"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58">
        <w:r w:rsidR="00261288" w:rsidRPr="00261288">
          <w:rPr>
            <w:color w:val="000000"/>
          </w:rPr>
          <w:t xml:space="preserve">Timmins-Schiffman, Emma B., Grace A. Crandall, Brent Vadopalas, Michael E. Riffle, Brook L. Nunn, and Steven B. Roberts. 2017. “Integrating Discovery-Driven Proteomics and Selected Reaction Monitoring To Develop a Noninvasive Assay for Geoduck Reproductive Maturation.” </w:t>
        </w:r>
      </w:hyperlink>
      <w:hyperlink r:id="rId459">
        <w:r w:rsidR="00261288" w:rsidRPr="00261288">
          <w:rPr>
            <w:i/>
            <w:color w:val="000000"/>
          </w:rPr>
          <w:t>Journal of Proteome Research</w:t>
        </w:r>
      </w:hyperlink>
      <w:hyperlink r:id="rId460">
        <w:r w:rsidR="00261288" w:rsidRPr="00261288">
          <w:rPr>
            <w:color w:val="000000"/>
          </w:rPr>
          <w:t xml:space="preserve"> 16 (9): 3298–3309. https://doi.org/</w:t>
        </w:r>
      </w:hyperlink>
      <w:hyperlink r:id="rId461">
        <w:r w:rsidR="00261288" w:rsidRPr="00261288">
          <w:rPr>
            <w:color w:val="000000"/>
          </w:rPr>
          <w:t>10.1021/acs.jproteome.7b00288</w:t>
        </w:r>
      </w:hyperlink>
      <w:hyperlink r:id="rId462">
        <w:r w:rsidR="00261288" w:rsidRPr="00261288">
          <w:rPr>
            <w:color w:val="000000"/>
          </w:rPr>
          <w:t>.</w:t>
        </w:r>
      </w:hyperlink>
    </w:p>
    <w:p w14:paraId="0E204C5D" w14:textId="77777777" w:rsidR="00261288" w:rsidRPr="00261288" w:rsidRDefault="00162960" w:rsidP="00261288">
      <w:pPr>
        <w:pStyle w:val="Normal1"/>
        <w:widowControl w:val="0"/>
        <w:pBdr>
          <w:top w:val="nil"/>
          <w:left w:val="nil"/>
          <w:bottom w:val="nil"/>
          <w:right w:val="nil"/>
          <w:between w:val="nil"/>
        </w:pBdr>
        <w:ind w:left="360" w:hanging="360"/>
      </w:pPr>
      <w:hyperlink r:id="rId463">
        <w:r w:rsidR="00261288" w:rsidRPr="00261288">
          <w:rPr>
            <w:color w:val="000000"/>
          </w:rPr>
          <w:t xml:space="preserve">Ting, Ying Sonia. 2017. “Shifting the Paradigm: Peptide-Centric Analysis of Systematically Sampled Mass Spectrometry Data.” </w:t>
        </w:r>
      </w:hyperlink>
      <w:hyperlink r:id="rId464">
        <w:r w:rsidR="00261288" w:rsidRPr="00261288">
          <w:rPr>
            <w:color w:val="000000"/>
          </w:rPr>
          <w:t>https://digital.lib.washington.edu/researchworks/bitstream/handle/1773/38147/Ting_washington_0250E_16676.pdf?sequence=1&amp;isAllowed=y</w:t>
        </w:r>
      </w:hyperlink>
      <w:hyperlink r:id="rId465">
        <w:r w:rsidR="00261288" w:rsidRPr="00261288">
          <w:rPr>
            <w:color w:val="000000"/>
          </w:rPr>
          <w:t>.</w:t>
        </w:r>
      </w:hyperlink>
    </w:p>
    <w:p w14:paraId="081E500C" w14:textId="77777777" w:rsidR="00261288" w:rsidRPr="00261288" w:rsidRDefault="00261288" w:rsidP="00261288">
      <w:pPr>
        <w:pStyle w:val="Normal1"/>
        <w:widowControl w:val="0"/>
        <w:pBdr>
          <w:top w:val="nil"/>
          <w:left w:val="nil"/>
          <w:bottom w:val="nil"/>
          <w:right w:val="nil"/>
          <w:between w:val="nil"/>
        </w:pBdr>
        <w:ind w:left="360" w:hanging="360"/>
      </w:pPr>
      <w:proofErr w:type="spellStart"/>
      <w:r w:rsidRPr="00261288">
        <w:t>Tomanek</w:t>
      </w:r>
      <w:proofErr w:type="spellEnd"/>
      <w:r w:rsidRPr="00261288">
        <w:t>, Lars. 2014. “Proteomics to Study Adaptations in Marine Organisms to Environmental Stress.” Journal of Proteomics 105 (Supplement C): 92–106.</w:t>
      </w:r>
    </w:p>
    <w:p w14:paraId="0DF1A20C" w14:textId="77777777" w:rsidR="00261288" w:rsidRPr="00261288" w:rsidRDefault="00261288" w:rsidP="00261288">
      <w:pPr>
        <w:pStyle w:val="Normal1"/>
        <w:widowControl w:val="0"/>
        <w:pBdr>
          <w:top w:val="nil"/>
          <w:left w:val="nil"/>
          <w:bottom w:val="nil"/>
          <w:right w:val="nil"/>
          <w:between w:val="nil"/>
        </w:pBdr>
        <w:ind w:left="360" w:hanging="360"/>
      </w:pPr>
      <w:proofErr w:type="spellStart"/>
      <w:r w:rsidRPr="00261288">
        <w:t>Tomanek</w:t>
      </w:r>
      <w:proofErr w:type="spellEnd"/>
      <w:r w:rsidRPr="00261288">
        <w:t>, Lars. 2015. “Proteomic Responses to Environmentally Induced Oxidative Stress.” The Journal of Experimental Biology 218 (Pt 12): 1867–79.</w:t>
      </w:r>
    </w:p>
    <w:p w14:paraId="09E256FE" w14:textId="77777777" w:rsidR="00261288" w:rsidRPr="00261288" w:rsidRDefault="00261288" w:rsidP="00261288">
      <w:pPr>
        <w:pStyle w:val="Normal1"/>
        <w:widowControl w:val="0"/>
        <w:pBdr>
          <w:top w:val="nil"/>
          <w:left w:val="nil"/>
          <w:bottom w:val="nil"/>
          <w:right w:val="nil"/>
          <w:between w:val="nil"/>
        </w:pBdr>
        <w:ind w:left="360" w:hanging="360"/>
      </w:pPr>
      <w:proofErr w:type="spellStart"/>
      <w:r w:rsidRPr="00261288">
        <w:t>Tomanek</w:t>
      </w:r>
      <w:proofErr w:type="spellEnd"/>
      <w:r w:rsidRPr="00261288">
        <w:t xml:space="preserve">, Lars, Marcus J. </w:t>
      </w:r>
      <w:proofErr w:type="spellStart"/>
      <w:r w:rsidRPr="00261288">
        <w:t>Zuzow</w:t>
      </w:r>
      <w:proofErr w:type="spellEnd"/>
      <w:r w:rsidRPr="00261288">
        <w:t xml:space="preserve">, Anna V. </w:t>
      </w:r>
      <w:proofErr w:type="spellStart"/>
      <w:r w:rsidRPr="00261288">
        <w:t>Ivanina</w:t>
      </w:r>
      <w:proofErr w:type="spellEnd"/>
      <w:r w:rsidRPr="00261288">
        <w:t xml:space="preserve">, Elia </w:t>
      </w:r>
      <w:proofErr w:type="spellStart"/>
      <w:r w:rsidRPr="00261288">
        <w:t>Beniash</w:t>
      </w:r>
      <w:proofErr w:type="spellEnd"/>
      <w:r w:rsidRPr="00261288">
        <w:t xml:space="preserve">, and Inna M. </w:t>
      </w:r>
      <w:proofErr w:type="spellStart"/>
      <w:r w:rsidRPr="00261288">
        <w:t>Sokolova</w:t>
      </w:r>
      <w:proofErr w:type="spellEnd"/>
      <w:r w:rsidRPr="00261288">
        <w:t xml:space="preserve">. 2011. “Proteomic Response to Elevated PCO2 Level in Eastern Oysters, </w:t>
      </w:r>
      <w:proofErr w:type="spellStart"/>
      <w:r w:rsidRPr="00261288">
        <w:t>Crassostrea</w:t>
      </w:r>
      <w:proofErr w:type="spellEnd"/>
      <w:r w:rsidRPr="00261288">
        <w:t xml:space="preserve"> Virginica: Evidence for Oxidative Stress.” The Journal of Experimental Biology 214 (Pt 11): 1836–44.</w:t>
      </w:r>
    </w:p>
    <w:p w14:paraId="4B2FFD54"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66">
        <w:r w:rsidR="00261288" w:rsidRPr="00261288">
          <w:rPr>
            <w:color w:val="000000"/>
          </w:rPr>
          <w:t xml:space="preserve">Tukey, John W. 1977. “Exploratory Data Analysis.” </w:t>
        </w:r>
      </w:hyperlink>
      <w:hyperlink r:id="rId467">
        <w:r w:rsidR="00261288" w:rsidRPr="00261288">
          <w:rPr>
            <w:color w:val="000000"/>
          </w:rPr>
          <w:t>https://pdfs.semanticscholar.org/2f40/fd06bc9fd00a27437e14ed171e96e4fd9326.pdf</w:t>
        </w:r>
      </w:hyperlink>
      <w:hyperlink r:id="rId468">
        <w:r w:rsidR="00261288" w:rsidRPr="00261288">
          <w:rPr>
            <w:color w:val="000000"/>
          </w:rPr>
          <w:t>.</w:t>
        </w:r>
      </w:hyperlink>
    </w:p>
    <w:p w14:paraId="0B165C0E"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69">
        <w:r w:rsidR="00261288" w:rsidRPr="00261288">
          <w:rPr>
            <w:color w:val="000000"/>
          </w:rPr>
          <w:t xml:space="preserve">Tunnicliffe, Verena, Kimberley T. A. Davies, David A. Butterfield, Robert W. Embley, Jonathan M. Rose, and William W. Chadwick Jr. 2009. “Survival of Mussels in Extremely Acidic </w:t>
        </w:r>
        <w:r w:rsidR="00261288" w:rsidRPr="00261288">
          <w:rPr>
            <w:color w:val="000000"/>
          </w:rPr>
          <w:lastRenderedPageBreak/>
          <w:t xml:space="preserve">Waters on a Submarine Volcano.” </w:t>
        </w:r>
      </w:hyperlink>
      <w:hyperlink r:id="rId470">
        <w:r w:rsidR="00261288" w:rsidRPr="00261288">
          <w:rPr>
            <w:i/>
            <w:color w:val="000000"/>
          </w:rPr>
          <w:t>Nature Geoscience</w:t>
        </w:r>
      </w:hyperlink>
      <w:hyperlink r:id="rId471">
        <w:r w:rsidR="00261288" w:rsidRPr="00261288">
          <w:rPr>
            <w:color w:val="000000"/>
          </w:rPr>
          <w:t xml:space="preserve"> 2 (April): 344. https://doi.org/</w:t>
        </w:r>
      </w:hyperlink>
      <w:hyperlink r:id="rId472">
        <w:r w:rsidR="00261288" w:rsidRPr="00261288">
          <w:rPr>
            <w:color w:val="000000"/>
          </w:rPr>
          <w:t>10.1038/ngeo500</w:t>
        </w:r>
      </w:hyperlink>
      <w:hyperlink r:id="rId473">
        <w:r w:rsidR="00261288" w:rsidRPr="00261288">
          <w:rPr>
            <w:color w:val="000000"/>
          </w:rPr>
          <w:t>.</w:t>
        </w:r>
      </w:hyperlink>
    </w:p>
    <w:p w14:paraId="73D64512"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74">
        <w:r w:rsidR="00261288" w:rsidRPr="00261288">
          <w:rPr>
            <w:color w:val="000000"/>
          </w:rPr>
          <w:t>Vadopalas, B</w:t>
        </w:r>
      </w:hyperlink>
      <w:hyperlink r:id="rId475">
        <w:r w:rsidR="00261288" w:rsidRPr="00261288">
          <w:t>rent</w:t>
        </w:r>
      </w:hyperlink>
      <w:hyperlink r:id="rId476">
        <w:r w:rsidR="00261288" w:rsidRPr="00261288">
          <w:rPr>
            <w:color w:val="000000"/>
          </w:rPr>
          <w:t xml:space="preserve">, T. W. Pietsch, C. S. Friedman - Malacologia, and 2010. 2010. “… Proper Name for the Geoduck: Resurrection of Panopea Generosa Gould, 1850, from the Synonymy of Panopea Abrupta (Conrad, 1849)(Bivalvia: Myoida: Hiatellidae).” </w:t>
        </w:r>
      </w:hyperlink>
      <w:hyperlink r:id="rId477">
        <w:r w:rsidR="00261288" w:rsidRPr="00261288">
          <w:rPr>
            <w:i/>
            <w:color w:val="000000"/>
          </w:rPr>
          <w:t>BioOne</w:t>
        </w:r>
      </w:hyperlink>
      <w:hyperlink r:id="rId478">
        <w:r w:rsidR="00261288" w:rsidRPr="00261288">
          <w:rPr>
            <w:color w:val="000000"/>
          </w:rPr>
          <w:t xml:space="preserve">. </w:t>
        </w:r>
      </w:hyperlink>
      <w:hyperlink r:id="rId479">
        <w:r w:rsidR="00261288" w:rsidRPr="00261288">
          <w:rPr>
            <w:color w:val="000000"/>
          </w:rPr>
          <w:t>http://www.bioone.org/doi/abs/10.4002/040.052.0111</w:t>
        </w:r>
      </w:hyperlink>
      <w:hyperlink r:id="rId480">
        <w:r w:rsidR="00261288" w:rsidRPr="00261288">
          <w:rPr>
            <w:color w:val="000000"/>
          </w:rPr>
          <w:t>.</w:t>
        </w:r>
      </w:hyperlink>
    </w:p>
    <w:p w14:paraId="7E24C862"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81">
        <w:r w:rsidR="00261288" w:rsidRPr="00261288">
          <w:rPr>
            <w:color w:val="000000"/>
          </w:rPr>
          <w:t xml:space="preserve">Vadopalas, Brent, Jonathan P. Davis, and Carolyn S. Friedman. 2015. “Maturation, Spawning, and Fecundity of the Farmed Pacific Geoduck Panopea Generosa in Puget Sound, Washington.” </w:t>
        </w:r>
      </w:hyperlink>
      <w:hyperlink r:id="rId482">
        <w:r w:rsidR="00261288" w:rsidRPr="00261288">
          <w:rPr>
            <w:i/>
            <w:color w:val="000000"/>
          </w:rPr>
          <w:t>Journal of Shellfish Research</w:t>
        </w:r>
      </w:hyperlink>
      <w:hyperlink r:id="rId483">
        <w:r w:rsidR="00261288" w:rsidRPr="00261288">
          <w:rPr>
            <w:color w:val="000000"/>
          </w:rPr>
          <w:t xml:space="preserve"> 34 (1): 31–37. https://doi.org/</w:t>
        </w:r>
      </w:hyperlink>
      <w:hyperlink r:id="rId484">
        <w:r w:rsidR="00261288" w:rsidRPr="00261288">
          <w:rPr>
            <w:color w:val="000000"/>
          </w:rPr>
          <w:t>10.2983/035.034.0106</w:t>
        </w:r>
      </w:hyperlink>
      <w:hyperlink r:id="rId485">
        <w:r w:rsidR="00261288" w:rsidRPr="00261288">
          <w:rPr>
            <w:color w:val="000000"/>
          </w:rPr>
          <w:t>.</w:t>
        </w:r>
      </w:hyperlink>
    </w:p>
    <w:p w14:paraId="642859C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86">
        <w:r w:rsidR="00261288" w:rsidRPr="00261288">
          <w:rPr>
            <w:color w:val="000000"/>
          </w:rPr>
          <w:t xml:space="preserve">Wahl, M., S. Schneider Covachã, V. Saderne, C. Hiebenthal, J. D. Müller, C. Pansch, and Y. Sawall. 2018. “Macroalgae May Mitigate Ocean Acidification Effects on Mussel Calcification by Increasing pH and Its Fluctuations: Biogenic Fluctuations Mitigate OA Effects.” </w:t>
        </w:r>
      </w:hyperlink>
      <w:hyperlink r:id="rId487">
        <w:r w:rsidR="00261288" w:rsidRPr="00261288">
          <w:rPr>
            <w:i/>
            <w:color w:val="000000"/>
          </w:rPr>
          <w:t>Limnology and Oceanography</w:t>
        </w:r>
      </w:hyperlink>
      <w:hyperlink r:id="rId488">
        <w:r w:rsidR="00261288" w:rsidRPr="00261288">
          <w:rPr>
            <w:color w:val="000000"/>
          </w:rPr>
          <w:t xml:space="preserve"> 63 (1): 3–21. https://doi.org/</w:t>
        </w:r>
      </w:hyperlink>
      <w:hyperlink r:id="rId489">
        <w:r w:rsidR="00261288" w:rsidRPr="00261288">
          <w:rPr>
            <w:color w:val="000000"/>
          </w:rPr>
          <w:t>10.1002/lno.10608</w:t>
        </w:r>
      </w:hyperlink>
      <w:hyperlink r:id="rId490">
        <w:r w:rsidR="00261288" w:rsidRPr="00261288">
          <w:rPr>
            <w:color w:val="000000"/>
          </w:rPr>
          <w:t>.</w:t>
        </w:r>
      </w:hyperlink>
    </w:p>
    <w:p w14:paraId="7B080838"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91">
        <w:r w:rsidR="00261288" w:rsidRPr="00261288">
          <w:rPr>
            <w:color w:val="000000"/>
          </w:rPr>
          <w:t xml:space="preserve">Waldbusser, George G., Matthew W. Gray, Burke Hales, Chris J. Langdon, Brian A. Haley, Iria Gimenez, Stephanie R. Smith, Elizabeth L. Brunner, and Greg Hutchinson. 2016. “Slow Shell Building, a Possible Trait for Resistance to the Effects of Acute Ocean Acidification.” </w:t>
        </w:r>
      </w:hyperlink>
      <w:hyperlink r:id="rId492">
        <w:r w:rsidR="00261288" w:rsidRPr="00261288">
          <w:rPr>
            <w:i/>
            <w:color w:val="000000"/>
          </w:rPr>
          <w:t>Limnology and Oceanography</w:t>
        </w:r>
      </w:hyperlink>
      <w:hyperlink r:id="rId493">
        <w:r w:rsidR="00261288" w:rsidRPr="00261288">
          <w:rPr>
            <w:color w:val="000000"/>
          </w:rPr>
          <w:t xml:space="preserve"> 61 (6): 1969–83. https://doi.org/</w:t>
        </w:r>
      </w:hyperlink>
      <w:hyperlink r:id="rId494">
        <w:r w:rsidR="00261288" w:rsidRPr="00261288">
          <w:rPr>
            <w:color w:val="000000"/>
          </w:rPr>
          <w:t>10.1002/lno.10348</w:t>
        </w:r>
      </w:hyperlink>
      <w:hyperlink r:id="rId495">
        <w:r w:rsidR="00261288" w:rsidRPr="00261288">
          <w:rPr>
            <w:color w:val="000000"/>
          </w:rPr>
          <w:t>.</w:t>
        </w:r>
      </w:hyperlink>
    </w:p>
    <w:p w14:paraId="7E3034A4"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496">
        <w:r w:rsidR="00261288" w:rsidRPr="00261288">
          <w:rPr>
            <w:color w:val="000000"/>
          </w:rPr>
          <w:t xml:space="preserve">Waldbusser, G. G., H. Bergschneider, and M. A. Green. 2010. “Size-Dependent pH Effect on Calcification in Post-Larval Hard Clam Mercenaria Spp.” </w:t>
        </w:r>
      </w:hyperlink>
      <w:hyperlink r:id="rId497">
        <w:r w:rsidR="00261288" w:rsidRPr="00261288">
          <w:rPr>
            <w:i/>
            <w:color w:val="000000"/>
          </w:rPr>
          <w:t>Marine Ecology Progress Series</w:t>
        </w:r>
      </w:hyperlink>
      <w:hyperlink r:id="rId498">
        <w:r w:rsidR="00261288" w:rsidRPr="00261288">
          <w:rPr>
            <w:color w:val="000000"/>
          </w:rPr>
          <w:t xml:space="preserve"> 417 (November): 171–82. https://doi.org/</w:t>
        </w:r>
      </w:hyperlink>
      <w:hyperlink r:id="rId499">
        <w:r w:rsidR="00261288" w:rsidRPr="00261288">
          <w:rPr>
            <w:color w:val="000000"/>
          </w:rPr>
          <w:t>10.3354/meps08809</w:t>
        </w:r>
      </w:hyperlink>
      <w:hyperlink r:id="rId500">
        <w:r w:rsidR="00261288" w:rsidRPr="00261288">
          <w:rPr>
            <w:color w:val="000000"/>
          </w:rPr>
          <w:t>.</w:t>
        </w:r>
      </w:hyperlink>
    </w:p>
    <w:p w14:paraId="1A6071CA"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01">
        <w:r w:rsidR="00261288" w:rsidRPr="00261288">
          <w:rPr>
            <w:color w:val="000000"/>
          </w:rPr>
          <w:t xml:space="preserve">Washington Sea Grant. 2015. “Shellfish Aquaculture in Washington State.” </w:t>
        </w:r>
      </w:hyperlink>
      <w:hyperlink r:id="rId502">
        <w:r w:rsidR="00261288" w:rsidRPr="00261288">
          <w:rPr>
            <w:i/>
            <w:color w:val="000000"/>
          </w:rPr>
          <w:t>Final Report to the Washington State Legislature</w:t>
        </w:r>
      </w:hyperlink>
      <w:hyperlink r:id="rId503">
        <w:r w:rsidR="00261288" w:rsidRPr="00261288">
          <w:rPr>
            <w:color w:val="000000"/>
          </w:rPr>
          <w:t xml:space="preserve"> 84. </w:t>
        </w:r>
      </w:hyperlink>
      <w:hyperlink r:id="rId504">
        <w:r w:rsidR="00261288" w:rsidRPr="00261288">
          <w:rPr>
            <w:color w:val="000000"/>
          </w:rPr>
          <w:t>https://pdfs.semanticscholar.org/b833/e0fcb8a0459697f94fd86b9848ee0e59c0a2.pdf</w:t>
        </w:r>
      </w:hyperlink>
      <w:hyperlink r:id="rId505">
        <w:r w:rsidR="00261288" w:rsidRPr="00261288">
          <w:rPr>
            <w:color w:val="000000"/>
          </w:rPr>
          <w:t>.</w:t>
        </w:r>
      </w:hyperlink>
    </w:p>
    <w:p w14:paraId="00FA0FC1"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06">
        <w:r w:rsidR="00261288" w:rsidRPr="00261288">
          <w:rPr>
            <w:color w:val="000000"/>
          </w:rPr>
          <w:t xml:space="preserve">Washington State Blue Ribbon Panel on Ocean Acidification. 2012. “Ocean Acidification: From Knowledge to Action, Washington State’s Strategic Response.” 12-01-015 . Washington Department of Ecology, Olympia, Washington. </w:t>
        </w:r>
      </w:hyperlink>
      <w:hyperlink r:id="rId507">
        <w:r w:rsidR="00261288" w:rsidRPr="00261288">
          <w:rPr>
            <w:color w:val="000000"/>
          </w:rPr>
          <w:t>https://fortress.wa.gov/ecy/publications/documents/1201015.pdf</w:t>
        </w:r>
      </w:hyperlink>
      <w:hyperlink r:id="rId508">
        <w:r w:rsidR="00261288" w:rsidRPr="00261288">
          <w:rPr>
            <w:color w:val="000000"/>
          </w:rPr>
          <w:t>.</w:t>
        </w:r>
      </w:hyperlink>
    </w:p>
    <w:p w14:paraId="143B0987" w14:textId="7D1918D5" w:rsidR="00261288" w:rsidRDefault="00162960" w:rsidP="00261288">
      <w:pPr>
        <w:pStyle w:val="Normal1"/>
        <w:widowControl w:val="0"/>
        <w:pBdr>
          <w:top w:val="nil"/>
          <w:left w:val="nil"/>
          <w:bottom w:val="nil"/>
          <w:right w:val="nil"/>
          <w:between w:val="nil"/>
        </w:pBdr>
        <w:ind w:left="360" w:hanging="360"/>
        <w:rPr>
          <w:ins w:id="477" w:author="Laura H Spencer" w:date="2018-12-17T21:47:00Z"/>
          <w:color w:val="000000"/>
        </w:rPr>
      </w:pPr>
      <w:hyperlink r:id="rId509">
        <w:r w:rsidR="00261288" w:rsidRPr="00261288">
          <w:rPr>
            <w:color w:val="000000"/>
          </w:rPr>
          <w:t xml:space="preserve">“Washington’s Wild Geoduck Fishery | WA - DNR.” n.d. Accessed November 20, 2017. </w:t>
        </w:r>
      </w:hyperlink>
      <w:hyperlink r:id="rId510">
        <w:r w:rsidR="00261288" w:rsidRPr="00261288">
          <w:rPr>
            <w:color w:val="000000"/>
          </w:rPr>
          <w:t>https://www.dnr.wa.gov/programs-and-services/aquatics/shellfish/washingtons-wild-geoduck-fishery</w:t>
        </w:r>
      </w:hyperlink>
      <w:hyperlink r:id="rId511">
        <w:r w:rsidR="00261288" w:rsidRPr="00261288">
          <w:rPr>
            <w:color w:val="000000"/>
          </w:rPr>
          <w:t>.</w:t>
        </w:r>
      </w:hyperlink>
    </w:p>
    <w:p w14:paraId="46DAAD19" w14:textId="3DD9A589" w:rsidR="00721820" w:rsidRPr="00261288" w:rsidRDefault="00721820" w:rsidP="00261288">
      <w:pPr>
        <w:pStyle w:val="Normal1"/>
        <w:widowControl w:val="0"/>
        <w:pBdr>
          <w:top w:val="nil"/>
          <w:left w:val="nil"/>
          <w:bottom w:val="nil"/>
          <w:right w:val="nil"/>
          <w:between w:val="nil"/>
        </w:pBdr>
        <w:ind w:left="360" w:hanging="360"/>
        <w:rPr>
          <w:color w:val="000000"/>
        </w:rPr>
      </w:pPr>
      <w:ins w:id="478" w:author="Laura H Spencer" w:date="2018-12-17T21:47:00Z">
        <w:r w:rsidRPr="00721820">
          <w:rPr>
            <w:color w:val="000000"/>
          </w:rPr>
          <w:t>Watson, Sue-Ann, Southgate, Paul C., Miller, Gabrielle M., Moorhead, Jonathan A., and Knauer, Jens</w:t>
        </w:r>
      </w:ins>
      <w:ins w:id="479" w:author="Laura H Spencer" w:date="2018-12-17T21:48:00Z">
        <w:r w:rsidR="00AD29CD">
          <w:rPr>
            <w:color w:val="000000"/>
          </w:rPr>
          <w:t xml:space="preserve">. </w:t>
        </w:r>
      </w:ins>
      <w:ins w:id="480" w:author="Laura H Spencer" w:date="2018-12-17T21:47:00Z">
        <w:r w:rsidRPr="00721820">
          <w:rPr>
            <w:color w:val="000000"/>
          </w:rPr>
          <w:t>2012</w:t>
        </w:r>
      </w:ins>
      <w:ins w:id="481" w:author="Laura H Spencer" w:date="2018-12-17T21:48:00Z">
        <w:r w:rsidR="00AD29CD">
          <w:rPr>
            <w:color w:val="000000"/>
          </w:rPr>
          <w:t>.</w:t>
        </w:r>
      </w:ins>
      <w:ins w:id="482" w:author="Laura H Spencer" w:date="2018-12-17T21:47:00Z">
        <w:r w:rsidRPr="00721820">
          <w:rPr>
            <w:color w:val="000000"/>
          </w:rPr>
          <w:t xml:space="preserve"> </w:t>
        </w:r>
      </w:ins>
      <w:ins w:id="483" w:author="Laura H Spencer" w:date="2018-12-17T21:48:00Z">
        <w:r w:rsidR="00AD29CD">
          <w:rPr>
            <w:color w:val="000000"/>
          </w:rPr>
          <w:t>“</w:t>
        </w:r>
      </w:ins>
      <w:ins w:id="484" w:author="Laura H Spencer" w:date="2018-12-17T21:47:00Z">
        <w:r w:rsidRPr="00721820">
          <w:rPr>
            <w:color w:val="000000"/>
          </w:rPr>
          <w:t>Ocean acidification and warming reduce juvenile survival of the fluted giant clam, Tridacna squamosa.</w:t>
        </w:r>
      </w:ins>
      <w:ins w:id="485" w:author="Laura H Spencer" w:date="2018-12-17T21:48:00Z">
        <w:r w:rsidR="00AD29CD">
          <w:rPr>
            <w:color w:val="000000"/>
          </w:rPr>
          <w:t>”</w:t>
        </w:r>
      </w:ins>
      <w:ins w:id="486" w:author="Laura H Spencer" w:date="2018-12-17T21:47:00Z">
        <w:r w:rsidRPr="00721820">
          <w:rPr>
            <w:color w:val="000000"/>
          </w:rPr>
          <w:t xml:space="preserve"> </w:t>
        </w:r>
        <w:r w:rsidRPr="00AD29CD">
          <w:rPr>
            <w:i/>
            <w:color w:val="000000"/>
          </w:rPr>
          <w:t>Molluscan Research</w:t>
        </w:r>
        <w:r w:rsidRPr="00721820">
          <w:rPr>
            <w:color w:val="000000"/>
          </w:rPr>
          <w:t>, 32 (3). pp. 177-180.</w:t>
        </w:r>
      </w:ins>
    </w:p>
    <w:p w14:paraId="37E92C2D"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12">
        <w:r w:rsidR="00261288" w:rsidRPr="00261288">
          <w:rPr>
            <w:color w:val="000000"/>
          </w:rPr>
          <w:t xml:space="preserve">Weiss, Ingrid Maria, Noreen Tuross, Lia Addadi, and Steve Weiner. 2002. “Mollusc Larval Shell Formation: Amorphous Calcium Carbonate Is a Precursor Phase for Aragonite.” </w:t>
        </w:r>
      </w:hyperlink>
      <w:hyperlink r:id="rId513">
        <w:r w:rsidR="00261288" w:rsidRPr="00261288">
          <w:rPr>
            <w:i/>
            <w:color w:val="000000"/>
          </w:rPr>
          <w:t>The Journal of Experimental Zoology</w:t>
        </w:r>
      </w:hyperlink>
      <w:hyperlink r:id="rId514">
        <w:r w:rsidR="00261288" w:rsidRPr="00261288">
          <w:rPr>
            <w:color w:val="000000"/>
          </w:rPr>
          <w:t xml:space="preserve"> 293 (5): 478–91. https://doi.org/</w:t>
        </w:r>
      </w:hyperlink>
      <w:hyperlink r:id="rId515">
        <w:r w:rsidR="00261288" w:rsidRPr="00261288">
          <w:rPr>
            <w:color w:val="000000"/>
          </w:rPr>
          <w:t>10.1002/jez.90004</w:t>
        </w:r>
      </w:hyperlink>
      <w:hyperlink r:id="rId516">
        <w:r w:rsidR="00261288" w:rsidRPr="00261288">
          <w:rPr>
            <w:color w:val="000000"/>
          </w:rPr>
          <w:t>.</w:t>
        </w:r>
      </w:hyperlink>
    </w:p>
    <w:p w14:paraId="07509F2B"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17">
        <w:r w:rsidR="00261288" w:rsidRPr="00261288">
          <w:rPr>
            <w:color w:val="000000"/>
          </w:rPr>
          <w:t xml:space="preserve">Wickham, Hadley. 2017. “ggplot2 - Elegant Graphics for Data Analysis (2nd Edition).” </w:t>
        </w:r>
      </w:hyperlink>
      <w:hyperlink r:id="rId518">
        <w:r w:rsidR="00261288" w:rsidRPr="00261288">
          <w:rPr>
            <w:i/>
            <w:color w:val="000000"/>
          </w:rPr>
          <w:t>Journal of Statistical Software, Book Reviews</w:t>
        </w:r>
      </w:hyperlink>
      <w:hyperlink r:id="rId519">
        <w:r w:rsidR="00261288" w:rsidRPr="00261288">
          <w:rPr>
            <w:color w:val="000000"/>
          </w:rPr>
          <w:t xml:space="preserve"> 77 (2): 1–3. https://doi.org/</w:t>
        </w:r>
      </w:hyperlink>
      <w:hyperlink r:id="rId520">
        <w:r w:rsidR="00261288" w:rsidRPr="00261288">
          <w:rPr>
            <w:color w:val="000000"/>
          </w:rPr>
          <w:t>10.18637/jss.v077.b02</w:t>
        </w:r>
      </w:hyperlink>
      <w:hyperlink r:id="rId521">
        <w:r w:rsidR="00261288" w:rsidRPr="00261288">
          <w:rPr>
            <w:color w:val="000000"/>
          </w:rPr>
          <w:t>.</w:t>
        </w:r>
      </w:hyperlink>
    </w:p>
    <w:p w14:paraId="3AF6E420"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22">
        <w:r w:rsidR="00261288" w:rsidRPr="00261288">
          <w:rPr>
            <w:color w:val="000000"/>
          </w:rPr>
          <w:t xml:space="preserve">Widdicombe, Stephen, and John I. Spicer. 2008. “Predicting the Impact of Ocean Acidification on Benthic Biodiversity: What Can Animal Physiology Tell Us?” </w:t>
        </w:r>
      </w:hyperlink>
      <w:hyperlink r:id="rId523">
        <w:r w:rsidR="00261288" w:rsidRPr="00261288">
          <w:rPr>
            <w:i/>
            <w:color w:val="000000"/>
          </w:rPr>
          <w:t>Journal of Experimental Marine Biology and Ecology</w:t>
        </w:r>
      </w:hyperlink>
      <w:hyperlink r:id="rId524">
        <w:r w:rsidR="00261288" w:rsidRPr="00261288">
          <w:rPr>
            <w:color w:val="000000"/>
          </w:rPr>
          <w:t xml:space="preserve"> 366 (1): 187–97. https://doi.org/</w:t>
        </w:r>
      </w:hyperlink>
      <w:hyperlink r:id="rId525">
        <w:r w:rsidR="00261288" w:rsidRPr="00261288">
          <w:rPr>
            <w:color w:val="000000"/>
          </w:rPr>
          <w:t>10.1016/j.jembe.2008.07.024</w:t>
        </w:r>
      </w:hyperlink>
      <w:hyperlink r:id="rId526">
        <w:r w:rsidR="00261288" w:rsidRPr="00261288">
          <w:rPr>
            <w:color w:val="000000"/>
          </w:rPr>
          <w:t>.</w:t>
        </w:r>
      </w:hyperlink>
    </w:p>
    <w:p w14:paraId="2C9A7F9C" w14:textId="77777777" w:rsidR="00261288" w:rsidRPr="00261288" w:rsidRDefault="00162960" w:rsidP="00261288">
      <w:pPr>
        <w:pStyle w:val="Normal1"/>
        <w:widowControl w:val="0"/>
        <w:pBdr>
          <w:top w:val="nil"/>
          <w:left w:val="nil"/>
          <w:bottom w:val="nil"/>
          <w:right w:val="nil"/>
          <w:between w:val="nil"/>
        </w:pBdr>
        <w:ind w:left="360" w:hanging="360"/>
        <w:rPr>
          <w:color w:val="000000"/>
        </w:rPr>
      </w:pPr>
      <w:hyperlink r:id="rId527">
        <w:r w:rsidR="00261288" w:rsidRPr="00261288">
          <w:rPr>
            <w:color w:val="000000"/>
          </w:rPr>
          <w:t xml:space="preserve">Winter, D. F., K. Banse, and G. C. Anderson. 1975. “The Dynamics of Phytoplankton Blooms in Puget Sound a Fjord in the Northwestern United States.” </w:t>
        </w:r>
      </w:hyperlink>
      <w:hyperlink r:id="rId528">
        <w:r w:rsidR="00261288" w:rsidRPr="00261288">
          <w:rPr>
            <w:i/>
            <w:color w:val="000000"/>
          </w:rPr>
          <w:t>Marine Biology</w:t>
        </w:r>
      </w:hyperlink>
      <w:hyperlink r:id="rId529">
        <w:r w:rsidR="00261288" w:rsidRPr="00261288">
          <w:rPr>
            <w:color w:val="000000"/>
          </w:rPr>
          <w:t xml:space="preserve"> 29 (2): 139–76. </w:t>
        </w:r>
        <w:r w:rsidR="00261288" w:rsidRPr="00261288">
          <w:rPr>
            <w:color w:val="000000"/>
          </w:rPr>
          <w:lastRenderedPageBreak/>
          <w:t>https://doi.org/</w:t>
        </w:r>
      </w:hyperlink>
      <w:hyperlink r:id="rId530">
        <w:r w:rsidR="00261288" w:rsidRPr="00261288">
          <w:rPr>
            <w:color w:val="000000"/>
          </w:rPr>
          <w:t>10.1007/BF00388986</w:t>
        </w:r>
      </w:hyperlink>
      <w:hyperlink r:id="rId531">
        <w:r w:rsidR="00261288" w:rsidRPr="00261288">
          <w:rPr>
            <w:color w:val="000000"/>
          </w:rPr>
          <w:t>.</w:t>
        </w:r>
      </w:hyperlink>
    </w:p>
    <w:p w14:paraId="3E1E514C" w14:textId="530B20BF" w:rsidR="00261288" w:rsidRDefault="00162960" w:rsidP="00261288">
      <w:pPr>
        <w:pStyle w:val="Normal1"/>
        <w:widowControl w:val="0"/>
        <w:pBdr>
          <w:top w:val="nil"/>
          <w:left w:val="nil"/>
          <w:bottom w:val="nil"/>
          <w:right w:val="nil"/>
          <w:between w:val="nil"/>
        </w:pBdr>
        <w:ind w:left="360" w:hanging="360"/>
        <w:rPr>
          <w:ins w:id="487" w:author="Laura H Spencer" w:date="2018-12-18T15:17:00Z"/>
          <w:color w:val="000000"/>
        </w:rPr>
      </w:pPr>
      <w:hyperlink r:id="rId532">
        <w:r w:rsidR="00261288" w:rsidRPr="00261288">
          <w:rPr>
            <w:color w:val="000000"/>
          </w:rPr>
          <w:t xml:space="preserve">“WWW Tide/Current Predictor - Site Selection.” n.d. Accessed December 7, 2017. </w:t>
        </w:r>
      </w:hyperlink>
      <w:hyperlink r:id="rId533">
        <w:r w:rsidR="00261288" w:rsidRPr="00261288">
          <w:rPr>
            <w:color w:val="000000"/>
          </w:rPr>
          <w:t>http://tbone.biol.sc.edu/tide/</w:t>
        </w:r>
      </w:hyperlink>
      <w:hyperlink r:id="rId534">
        <w:r w:rsidR="00261288" w:rsidRPr="00261288">
          <w:rPr>
            <w:color w:val="000000"/>
          </w:rPr>
          <w:t>.</w:t>
        </w:r>
      </w:hyperlink>
    </w:p>
    <w:p w14:paraId="43ED910C" w14:textId="77777777" w:rsidR="009861CE" w:rsidRDefault="009861CE" w:rsidP="009861CE">
      <w:pPr>
        <w:pStyle w:val="Normal1"/>
        <w:ind w:left="360" w:hanging="360"/>
        <w:rPr>
          <w:ins w:id="488" w:author="Laura H Spencer" w:date="2018-12-18T15:17:00Z"/>
          <w:color w:val="000000"/>
        </w:rPr>
      </w:pPr>
      <w:ins w:id="489" w:author="Laura H Spencer" w:date="2018-12-18T15:17:00Z">
        <w:r>
          <w:rPr>
            <w:color w:val="000000"/>
          </w:rPr>
          <w:fldChar w:fldCharType="begin"/>
        </w:r>
        <w:r>
          <w:rPr>
            <w:color w:val="000000"/>
          </w:rPr>
          <w:instrText xml:space="preserve"> HYPERLINK "http://paperpile.com/b/u9FQbA/uvf0" \h </w:instrText>
        </w:r>
        <w:r>
          <w:rPr>
            <w:color w:val="000000"/>
          </w:rPr>
          <w:fldChar w:fldCharType="separate"/>
        </w:r>
        <w:r w:rsidRPr="00261288">
          <w:rPr>
            <w:color w:val="000000"/>
          </w:rPr>
          <w:t xml:space="preserve">Yang, Zhaoqing, and Tarang Khangaonkar. 2010. “Multi-Scale Modeling of Puget Sound Using an Unstructured-Grid Coastal Ocean Model: From Tide Flats to Estuaries and Coastal Waters.” </w:t>
        </w:r>
        <w:r>
          <w:rPr>
            <w:color w:val="000000"/>
          </w:rPr>
          <w:fldChar w:fldCharType="end"/>
        </w:r>
        <w:r>
          <w:rPr>
            <w:i/>
            <w:color w:val="000000"/>
          </w:rPr>
          <w:fldChar w:fldCharType="begin"/>
        </w:r>
        <w:r>
          <w:rPr>
            <w:i/>
            <w:color w:val="000000"/>
          </w:rPr>
          <w:instrText xml:space="preserve"> HYPERLINK "http://paperpile.com/b/u9FQbA/uvf0" \h </w:instrText>
        </w:r>
        <w:r>
          <w:rPr>
            <w:i/>
            <w:color w:val="000000"/>
          </w:rPr>
          <w:fldChar w:fldCharType="separate"/>
        </w:r>
        <w:r w:rsidRPr="00261288">
          <w:rPr>
            <w:i/>
            <w:color w:val="000000"/>
          </w:rPr>
          <w:t>Ocean Dynamics</w:t>
        </w:r>
        <w:r>
          <w:rPr>
            <w:i/>
            <w:color w:val="000000"/>
          </w:rPr>
          <w:fldChar w:fldCharType="end"/>
        </w:r>
        <w:r>
          <w:rPr>
            <w:color w:val="000000"/>
          </w:rPr>
          <w:fldChar w:fldCharType="begin"/>
        </w:r>
        <w:r>
          <w:rPr>
            <w:color w:val="000000"/>
          </w:rPr>
          <w:instrText xml:space="preserve"> HYPERLINK "http://paperpile.com/b/u9FQbA/uvf0" \h </w:instrText>
        </w:r>
        <w:r>
          <w:rPr>
            <w:color w:val="000000"/>
          </w:rPr>
          <w:fldChar w:fldCharType="separate"/>
        </w:r>
        <w:r w:rsidRPr="00261288">
          <w:rPr>
            <w:color w:val="000000"/>
          </w:rPr>
          <w:t xml:space="preserve"> 60 (6): 1621–37. https://doi.org/</w:t>
        </w:r>
        <w:r>
          <w:rPr>
            <w:color w:val="000000"/>
          </w:rPr>
          <w:fldChar w:fldCharType="end"/>
        </w:r>
        <w:r>
          <w:rPr>
            <w:color w:val="000000"/>
          </w:rPr>
          <w:fldChar w:fldCharType="begin"/>
        </w:r>
        <w:r>
          <w:rPr>
            <w:color w:val="000000"/>
          </w:rPr>
          <w:instrText xml:space="preserve"> HYPERLINK "http://dx.doi.org/10.1007/s10236-010-0348-5" \h </w:instrText>
        </w:r>
        <w:r>
          <w:rPr>
            <w:color w:val="000000"/>
          </w:rPr>
          <w:fldChar w:fldCharType="separate"/>
        </w:r>
        <w:r w:rsidRPr="00261288">
          <w:rPr>
            <w:color w:val="000000"/>
          </w:rPr>
          <w:t>10.1007/s10236-010-0348-5</w:t>
        </w:r>
        <w:r>
          <w:rPr>
            <w:color w:val="000000"/>
          </w:rPr>
          <w:fldChar w:fldCharType="end"/>
        </w:r>
        <w:r>
          <w:rPr>
            <w:color w:val="000000"/>
          </w:rPr>
          <w:fldChar w:fldCharType="begin"/>
        </w:r>
        <w:r>
          <w:rPr>
            <w:color w:val="000000"/>
          </w:rPr>
          <w:instrText xml:space="preserve"> HYPERLINK "http://paperpile.com/b/u9FQbA/uvf0" \h </w:instrText>
        </w:r>
        <w:r>
          <w:rPr>
            <w:color w:val="000000"/>
          </w:rPr>
          <w:fldChar w:fldCharType="separate"/>
        </w:r>
        <w:r w:rsidRPr="00261288">
          <w:rPr>
            <w:color w:val="000000"/>
          </w:rPr>
          <w:t>.</w:t>
        </w:r>
        <w:r>
          <w:rPr>
            <w:color w:val="000000"/>
          </w:rPr>
          <w:fldChar w:fldCharType="end"/>
        </w:r>
      </w:ins>
    </w:p>
    <w:p w14:paraId="7E13FBCE" w14:textId="360D970C" w:rsidR="00C14930" w:rsidRDefault="009861CE" w:rsidP="00C14930">
      <w:pPr>
        <w:pStyle w:val="Normal1"/>
        <w:ind w:left="360" w:hanging="360"/>
        <w:rPr>
          <w:ins w:id="490" w:author="Laura H Spencer" w:date="2018-12-18T15:19:00Z"/>
          <w:color w:val="000000"/>
        </w:rPr>
      </w:pPr>
      <w:ins w:id="491" w:author="Laura H Spencer" w:date="2018-12-18T15:17:00Z">
        <w:r w:rsidRPr="009861CE">
          <w:rPr>
            <w:color w:val="000000"/>
          </w:rPr>
          <w:t xml:space="preserve">Zhang, Yang, </w:t>
        </w:r>
        <w:proofErr w:type="spellStart"/>
        <w:r w:rsidRPr="009861CE">
          <w:rPr>
            <w:color w:val="000000"/>
          </w:rPr>
          <w:t>Jin</w:t>
        </w:r>
        <w:proofErr w:type="spellEnd"/>
        <w:r w:rsidRPr="009861CE">
          <w:rPr>
            <w:color w:val="000000"/>
          </w:rPr>
          <w:t xml:space="preserve"> Sun, Huawei Mu, Jun Li, </w:t>
        </w:r>
        <w:proofErr w:type="spellStart"/>
        <w:r w:rsidRPr="009861CE">
          <w:rPr>
            <w:color w:val="000000"/>
          </w:rPr>
          <w:t>Yuehuan</w:t>
        </w:r>
        <w:proofErr w:type="spellEnd"/>
        <w:r w:rsidRPr="009861CE">
          <w:rPr>
            <w:color w:val="000000"/>
          </w:rPr>
          <w:t xml:space="preserve"> Zhang, </w:t>
        </w:r>
        <w:proofErr w:type="spellStart"/>
        <w:r w:rsidRPr="009861CE">
          <w:rPr>
            <w:color w:val="000000"/>
          </w:rPr>
          <w:t>Fengjiao</w:t>
        </w:r>
        <w:proofErr w:type="spellEnd"/>
        <w:r w:rsidRPr="009861CE">
          <w:rPr>
            <w:color w:val="000000"/>
          </w:rPr>
          <w:t xml:space="preserve"> Xu, </w:t>
        </w:r>
        <w:proofErr w:type="spellStart"/>
        <w:r w:rsidRPr="009861CE">
          <w:rPr>
            <w:color w:val="000000"/>
          </w:rPr>
          <w:t>Zhiming</w:t>
        </w:r>
        <w:proofErr w:type="spellEnd"/>
        <w:r w:rsidRPr="009861CE">
          <w:rPr>
            <w:color w:val="000000"/>
          </w:rPr>
          <w:t xml:space="preserve"> Xiang, Pei-Yuan Qian, Jian-Wen </w:t>
        </w:r>
        <w:proofErr w:type="spellStart"/>
        <w:r w:rsidRPr="009861CE">
          <w:rPr>
            <w:color w:val="000000"/>
          </w:rPr>
          <w:t>Qiu</w:t>
        </w:r>
        <w:proofErr w:type="spellEnd"/>
        <w:r w:rsidRPr="009861CE">
          <w:rPr>
            <w:color w:val="000000"/>
          </w:rPr>
          <w:t xml:space="preserve">, and </w:t>
        </w:r>
        <w:proofErr w:type="spellStart"/>
        <w:r w:rsidRPr="009861CE">
          <w:rPr>
            <w:color w:val="000000"/>
          </w:rPr>
          <w:t>Ziniu</w:t>
        </w:r>
        <w:proofErr w:type="spellEnd"/>
        <w:r w:rsidRPr="009861CE">
          <w:rPr>
            <w:color w:val="000000"/>
          </w:rPr>
          <w:t xml:space="preserve"> Yu. 2015. “Proteomic Basis of Stress Responses in the Gills of the Pacific Oyster </w:t>
        </w:r>
        <w:proofErr w:type="spellStart"/>
        <w:r w:rsidRPr="009861CE">
          <w:rPr>
            <w:color w:val="000000"/>
          </w:rPr>
          <w:t>Crassostrea</w:t>
        </w:r>
        <w:proofErr w:type="spellEnd"/>
        <w:r w:rsidRPr="009861CE">
          <w:rPr>
            <w:color w:val="000000"/>
          </w:rPr>
          <w:t xml:space="preserve"> </w:t>
        </w:r>
        <w:proofErr w:type="spellStart"/>
        <w:r w:rsidRPr="009861CE">
          <w:rPr>
            <w:color w:val="000000"/>
          </w:rPr>
          <w:t>Gigas</w:t>
        </w:r>
        <w:proofErr w:type="spellEnd"/>
        <w:r w:rsidRPr="009861CE">
          <w:rPr>
            <w:color w:val="000000"/>
          </w:rPr>
          <w:t>.” Journal of Proteome Research 14 (1): 304–17.</w:t>
        </w:r>
      </w:ins>
    </w:p>
    <w:p w14:paraId="084C8BC6" w14:textId="6DF8CEA3" w:rsidR="00C14930" w:rsidRDefault="00C14930">
      <w:pPr>
        <w:rPr>
          <w:ins w:id="492" w:author="Laura H Spencer" w:date="2018-12-18T15:19:00Z"/>
          <w:color w:val="000000"/>
        </w:rPr>
      </w:pPr>
      <w:ins w:id="493" w:author="Laura H Spencer" w:date="2018-12-18T15:19:00Z">
        <w:r>
          <w:rPr>
            <w:color w:val="000000"/>
          </w:rPr>
          <w:br w:type="page"/>
        </w:r>
      </w:ins>
    </w:p>
    <w:p w14:paraId="3172E2E2" w14:textId="77777777" w:rsidR="00BD17DE" w:rsidDel="00C14930" w:rsidRDefault="00BD17DE" w:rsidP="00261288">
      <w:pPr>
        <w:pStyle w:val="Heading2"/>
        <w:keepNext w:val="0"/>
        <w:keepLines w:val="0"/>
        <w:suppressLineNumbers/>
        <w:spacing w:before="480" w:line="240" w:lineRule="auto"/>
        <w:rPr>
          <w:del w:id="494" w:author="Laura H Spencer" w:date="2018-12-18T15:19:00Z"/>
          <w:b/>
        </w:rPr>
      </w:pPr>
      <w:bookmarkStart w:id="495" w:name="_q7g9s18mppl1" w:colFirst="0" w:colLast="0"/>
      <w:bookmarkEnd w:id="495"/>
    </w:p>
    <w:p w14:paraId="670D8A18" w14:textId="77777777" w:rsidR="00BD17DE" w:rsidDel="00C14930" w:rsidRDefault="00BD17DE" w:rsidP="00261288">
      <w:pPr>
        <w:pStyle w:val="Heading2"/>
        <w:keepNext w:val="0"/>
        <w:keepLines w:val="0"/>
        <w:suppressLineNumbers/>
        <w:spacing w:before="480" w:line="240" w:lineRule="auto"/>
        <w:rPr>
          <w:del w:id="496" w:author="Laura H Spencer" w:date="2018-12-18T15:19:00Z"/>
          <w:b/>
        </w:rPr>
      </w:pPr>
    </w:p>
    <w:p w14:paraId="7A1847FD" w14:textId="77777777" w:rsidR="00BD17DE" w:rsidDel="00C14930" w:rsidRDefault="00BD17DE" w:rsidP="00261288">
      <w:pPr>
        <w:pStyle w:val="Heading2"/>
        <w:keepNext w:val="0"/>
        <w:keepLines w:val="0"/>
        <w:suppressLineNumbers/>
        <w:spacing w:before="480" w:line="240" w:lineRule="auto"/>
        <w:rPr>
          <w:del w:id="497" w:author="Laura H Spencer" w:date="2018-12-18T15:19:00Z"/>
          <w:b/>
        </w:rPr>
      </w:pPr>
    </w:p>
    <w:p w14:paraId="5AC32EA9" w14:textId="77777777" w:rsidR="00014A2A" w:rsidRPr="004A045C" w:rsidRDefault="00B01EDB" w:rsidP="00261288">
      <w:pPr>
        <w:pStyle w:val="Heading2"/>
        <w:keepNext w:val="0"/>
        <w:keepLines w:val="0"/>
        <w:suppressLineNumbers/>
        <w:spacing w:before="480" w:line="240" w:lineRule="auto"/>
      </w:pPr>
      <w:r w:rsidRPr="004A045C">
        <w:rPr>
          <w:b/>
        </w:rPr>
        <w:t xml:space="preserve">Supplemental Material </w:t>
      </w:r>
    </w:p>
    <w:p w14:paraId="0CE1F6B8" w14:textId="77777777" w:rsidR="00014A2A" w:rsidRPr="004A045C" w:rsidRDefault="00014A2A" w:rsidP="00261288">
      <w:pPr>
        <w:pStyle w:val="Normal1"/>
        <w:suppressLineNumbers/>
        <w:spacing w:line="240" w:lineRule="auto"/>
      </w:pPr>
    </w:p>
    <w:tbl>
      <w:tblPr>
        <w:tblStyle w:val="a4"/>
        <w:tblW w:w="1084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690"/>
        <w:gridCol w:w="825"/>
        <w:gridCol w:w="840"/>
        <w:gridCol w:w="810"/>
        <w:gridCol w:w="705"/>
        <w:gridCol w:w="720"/>
        <w:gridCol w:w="780"/>
        <w:gridCol w:w="750"/>
        <w:gridCol w:w="870"/>
        <w:gridCol w:w="975"/>
        <w:gridCol w:w="975"/>
      </w:tblGrid>
      <w:tr w:rsidR="00953583" w:rsidRPr="0095479A" w14:paraId="63FF5739" w14:textId="27508D32" w:rsidTr="00790271">
        <w:trPr>
          <w:trHeight w:val="360"/>
        </w:trPr>
        <w:tc>
          <w:tcPr>
            <w:tcW w:w="9870" w:type="dxa"/>
            <w:gridSpan w:val="11"/>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C2A4D8" w14:textId="77777777" w:rsidR="00953583" w:rsidRPr="0095479A" w:rsidRDefault="00953583" w:rsidP="00261288">
            <w:pPr>
              <w:pStyle w:val="Normal1"/>
              <w:spacing w:line="240" w:lineRule="auto"/>
              <w:jc w:val="center"/>
              <w:rPr>
                <w:sz w:val="18"/>
                <w:szCs w:val="18"/>
              </w:rPr>
            </w:pPr>
            <w:r w:rsidRPr="0095479A">
              <w:rPr>
                <w:b/>
                <w:sz w:val="18"/>
                <w:szCs w:val="18"/>
              </w:rPr>
              <w:t>Supplemental Table 1</w:t>
            </w:r>
            <w:r w:rsidRPr="0095479A">
              <w:rPr>
                <w:sz w:val="18"/>
                <w:szCs w:val="18"/>
              </w:rPr>
              <w:t>. Outplant location metrics; FB=</w:t>
            </w:r>
            <w:proofErr w:type="spellStart"/>
            <w:r w:rsidRPr="0095479A">
              <w:rPr>
                <w:sz w:val="18"/>
                <w:szCs w:val="18"/>
              </w:rPr>
              <w:t>Fidalgo</w:t>
            </w:r>
            <w:proofErr w:type="spellEnd"/>
            <w:r w:rsidRPr="0095479A">
              <w:rPr>
                <w:sz w:val="18"/>
                <w:szCs w:val="18"/>
              </w:rPr>
              <w:t xml:space="preserve"> Bay, PG=Port Gamble, SR=Skokomish River Delta, CI=Case Inlet, WB=Willapa Bay; -E=Eelgrass, -U=Unvegetated. </w:t>
            </w:r>
          </w:p>
          <w:p w14:paraId="6D3ACE8E" w14:textId="08481484" w:rsidR="00953583" w:rsidRPr="0095479A" w:rsidRDefault="00953583" w:rsidP="00261288">
            <w:pPr>
              <w:pStyle w:val="Normal1"/>
              <w:spacing w:line="240" w:lineRule="auto"/>
              <w:jc w:val="center"/>
              <w:rPr>
                <w:sz w:val="18"/>
                <w:szCs w:val="18"/>
              </w:rPr>
            </w:pPr>
            <w:r w:rsidRPr="0095479A">
              <w:rPr>
                <w:sz w:val="18"/>
                <w:szCs w:val="18"/>
              </w:rPr>
              <w:t>Δ Habitat</w:t>
            </w:r>
            <w:ins w:id="498" w:author="Laura H Spencer" w:date="2018-12-17T14:33:00Z">
              <w:r w:rsidR="002A71E9">
                <w:rPr>
                  <w:sz w:val="18"/>
                  <w:szCs w:val="18"/>
                </w:rPr>
                <w:t>s,</w:t>
              </w:r>
            </w:ins>
            <w:r w:rsidRPr="0095479A">
              <w:rPr>
                <w:sz w:val="18"/>
                <w:szCs w:val="18"/>
              </w:rPr>
              <w:t xml:space="preserve"> Δ Bays</w:t>
            </w:r>
            <w:ins w:id="499" w:author="Laura H Spencer" w:date="2018-12-17T14:33:00Z">
              <w:r w:rsidR="002A71E9">
                <w:rPr>
                  <w:sz w:val="18"/>
                  <w:szCs w:val="18"/>
                </w:rPr>
                <w:t xml:space="preserve">, </w:t>
              </w:r>
              <w:r w:rsidR="002A71E9" w:rsidRPr="0095479A">
                <w:rPr>
                  <w:sz w:val="18"/>
                  <w:szCs w:val="18"/>
                </w:rPr>
                <w:t xml:space="preserve">Δ </w:t>
              </w:r>
              <w:r w:rsidR="002A71E9">
                <w:rPr>
                  <w:sz w:val="18"/>
                  <w:szCs w:val="18"/>
                </w:rPr>
                <w:t>Regions</w:t>
              </w:r>
            </w:ins>
            <w:r w:rsidRPr="0095479A">
              <w:rPr>
                <w:sz w:val="18"/>
                <w:szCs w:val="18"/>
              </w:rPr>
              <w:t>: p-adjusted from 2-way ANOVA testing differences between habitats</w:t>
            </w:r>
            <w:ins w:id="500" w:author="Laura H Spencer" w:date="2018-12-17T14:33:00Z">
              <w:r w:rsidR="002A71E9">
                <w:rPr>
                  <w:sz w:val="18"/>
                  <w:szCs w:val="18"/>
                </w:rPr>
                <w:t xml:space="preserve">, </w:t>
              </w:r>
            </w:ins>
            <w:r w:rsidRPr="0095479A">
              <w:rPr>
                <w:sz w:val="18"/>
                <w:szCs w:val="18"/>
              </w:rPr>
              <w:t>bays</w:t>
            </w:r>
            <w:ins w:id="501" w:author="Laura H Spencer" w:date="2018-12-17T14:33:00Z">
              <w:r w:rsidR="002A71E9">
                <w:rPr>
                  <w:sz w:val="18"/>
                  <w:szCs w:val="18"/>
                </w:rPr>
                <w:t xml:space="preserve">, and ad-hoc regions </w:t>
              </w:r>
              <w:r w:rsidR="002A71E9" w:rsidRPr="0095479A">
                <w:rPr>
                  <w:sz w:val="18"/>
                  <w:szCs w:val="18"/>
                </w:rPr>
                <w:t>(south=CI &amp; WB, north=FB &amp; PG)</w:t>
              </w:r>
            </w:ins>
            <w:r w:rsidRPr="0095479A">
              <w:rPr>
                <w:sz w:val="18"/>
                <w:szCs w:val="18"/>
              </w:rPr>
              <w:t>.</w:t>
            </w:r>
          </w:p>
          <w:p w14:paraId="0413007F" w14:textId="50CDE07F" w:rsidR="00953583" w:rsidRPr="0095479A" w:rsidRDefault="00953583" w:rsidP="00261288">
            <w:pPr>
              <w:pStyle w:val="Normal1"/>
              <w:spacing w:line="240" w:lineRule="auto"/>
              <w:jc w:val="center"/>
              <w:rPr>
                <w:sz w:val="18"/>
                <w:szCs w:val="18"/>
              </w:rPr>
            </w:pPr>
            <w:r w:rsidRPr="0095479A">
              <w:rPr>
                <w:sz w:val="18"/>
                <w:szCs w:val="18"/>
              </w:rPr>
              <w:t xml:space="preserve">**Growth did not differ within ad-hoc regions. </w:t>
            </w:r>
          </w:p>
          <w:p w14:paraId="6806B29E" w14:textId="77777777" w:rsidR="00953583" w:rsidRPr="0095479A" w:rsidRDefault="00953583" w:rsidP="00261288">
            <w:pPr>
              <w:pStyle w:val="Normal1"/>
              <w:spacing w:line="240" w:lineRule="auto"/>
              <w:jc w:val="center"/>
              <w:rPr>
                <w:b/>
                <w:sz w:val="18"/>
                <w:szCs w:val="18"/>
              </w:rPr>
            </w:pPr>
            <w:r w:rsidRPr="0095479A">
              <w:rPr>
                <w:sz w:val="18"/>
                <w:szCs w:val="18"/>
              </w:rPr>
              <w:t>*Salinity probes failed fully or intermittently at 4 of the 8 locations; habitat salinities were not compared.</w:t>
            </w:r>
          </w:p>
        </w:tc>
        <w:tc>
          <w:tcPr>
            <w:tcW w:w="975" w:type="dxa"/>
            <w:tcBorders>
              <w:top w:val="single" w:sz="4" w:space="0" w:color="000000"/>
              <w:left w:val="single" w:sz="4" w:space="0" w:color="000000"/>
              <w:bottom w:val="single" w:sz="4" w:space="0" w:color="000000"/>
              <w:right w:val="single" w:sz="4" w:space="0" w:color="000000"/>
            </w:tcBorders>
          </w:tcPr>
          <w:p w14:paraId="58457E7F" w14:textId="77777777" w:rsidR="00953583" w:rsidRPr="0095479A" w:rsidRDefault="00953583" w:rsidP="00261288">
            <w:pPr>
              <w:pStyle w:val="Normal1"/>
              <w:spacing w:line="240" w:lineRule="auto"/>
              <w:jc w:val="center"/>
              <w:rPr>
                <w:b/>
                <w:sz w:val="18"/>
                <w:szCs w:val="18"/>
              </w:rPr>
            </w:pPr>
          </w:p>
        </w:tc>
      </w:tr>
      <w:tr w:rsidR="00953583" w:rsidRPr="0095479A" w14:paraId="48125E47" w14:textId="7D12A4FA" w:rsidTr="00790271">
        <w:trPr>
          <w:trHeight w:val="280"/>
        </w:trPr>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22143" w14:textId="77777777" w:rsidR="00953583" w:rsidRPr="0095479A" w:rsidRDefault="00953583" w:rsidP="00261288">
            <w:pPr>
              <w:pStyle w:val="Normal1"/>
              <w:widowControl w:val="0"/>
              <w:spacing w:line="240" w:lineRule="auto"/>
              <w:jc w:val="right"/>
              <w:rPr>
                <w:b/>
                <w:sz w:val="18"/>
                <w:szCs w:val="18"/>
              </w:rPr>
            </w:pPr>
            <w:r w:rsidRPr="0095479A">
              <w:rPr>
                <w:b/>
                <w:sz w:val="18"/>
                <w:szCs w:val="18"/>
              </w:rPr>
              <w:t>Deployment location</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82F556"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FB-E</w:t>
            </w:r>
          </w:p>
        </w:tc>
        <w:tc>
          <w:tcPr>
            <w:tcW w:w="82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20AB099"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FB-U</w:t>
            </w:r>
          </w:p>
        </w:tc>
        <w:tc>
          <w:tcPr>
            <w:tcW w:w="8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F259495"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PG-E</w:t>
            </w:r>
          </w:p>
        </w:tc>
        <w:tc>
          <w:tcPr>
            <w:tcW w:w="8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FC1D80B"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PG-U</w:t>
            </w:r>
          </w:p>
        </w:tc>
        <w:tc>
          <w:tcPr>
            <w:tcW w:w="70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89F583"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CI-E</w:t>
            </w:r>
          </w:p>
        </w:tc>
        <w:tc>
          <w:tcPr>
            <w:tcW w:w="7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9C826C"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CI-U</w:t>
            </w:r>
          </w:p>
        </w:tc>
        <w:tc>
          <w:tcPr>
            <w:tcW w:w="7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4444F49"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WB-E</w:t>
            </w:r>
          </w:p>
        </w:tc>
        <w:tc>
          <w:tcPr>
            <w:tcW w:w="7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BA28C7F"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WB-U</w:t>
            </w:r>
          </w:p>
        </w:tc>
        <w:tc>
          <w:tcPr>
            <w:tcW w:w="87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5F4A9F9" w14:textId="77777777" w:rsidR="00953583" w:rsidRPr="0095479A" w:rsidRDefault="00953583" w:rsidP="00261288">
            <w:pPr>
              <w:pStyle w:val="Normal1"/>
              <w:widowControl w:val="0"/>
              <w:spacing w:line="240" w:lineRule="auto"/>
              <w:rPr>
                <w:b/>
                <w:sz w:val="18"/>
                <w:szCs w:val="18"/>
              </w:rPr>
            </w:pPr>
            <w:r w:rsidRPr="0095479A">
              <w:rPr>
                <w:b/>
                <w:sz w:val="18"/>
                <w:szCs w:val="18"/>
              </w:rPr>
              <w:t>Δ</w:t>
            </w:r>
          </w:p>
          <w:p w14:paraId="66297405" w14:textId="77777777" w:rsidR="00953583" w:rsidRPr="0095479A" w:rsidRDefault="00953583" w:rsidP="00261288">
            <w:pPr>
              <w:pStyle w:val="Normal1"/>
              <w:widowControl w:val="0"/>
              <w:spacing w:line="240" w:lineRule="auto"/>
              <w:rPr>
                <w:b/>
                <w:sz w:val="18"/>
                <w:szCs w:val="18"/>
              </w:rPr>
            </w:pPr>
            <w:r w:rsidRPr="0095479A">
              <w:rPr>
                <w:b/>
                <w:sz w:val="18"/>
                <w:szCs w:val="18"/>
              </w:rPr>
              <w:t>Habitat</w:t>
            </w:r>
          </w:p>
        </w:tc>
        <w:tc>
          <w:tcPr>
            <w:tcW w:w="97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54D75B" w14:textId="77777777" w:rsidR="00953583" w:rsidRPr="0095479A" w:rsidRDefault="00953583" w:rsidP="00261288">
            <w:pPr>
              <w:pStyle w:val="Normal1"/>
              <w:widowControl w:val="0"/>
              <w:spacing w:line="240" w:lineRule="auto"/>
              <w:rPr>
                <w:b/>
                <w:sz w:val="18"/>
                <w:szCs w:val="18"/>
              </w:rPr>
            </w:pPr>
            <w:r w:rsidRPr="0095479A">
              <w:rPr>
                <w:b/>
                <w:sz w:val="18"/>
                <w:szCs w:val="18"/>
              </w:rPr>
              <w:t>Δ</w:t>
            </w:r>
          </w:p>
          <w:p w14:paraId="54D69B58" w14:textId="77777777" w:rsidR="00953583" w:rsidRPr="0095479A" w:rsidRDefault="00953583" w:rsidP="00261288">
            <w:pPr>
              <w:pStyle w:val="Normal1"/>
              <w:widowControl w:val="0"/>
              <w:spacing w:line="240" w:lineRule="auto"/>
              <w:rPr>
                <w:b/>
                <w:sz w:val="18"/>
                <w:szCs w:val="18"/>
              </w:rPr>
            </w:pPr>
            <w:r w:rsidRPr="0095479A">
              <w:rPr>
                <w:b/>
                <w:sz w:val="18"/>
                <w:szCs w:val="18"/>
              </w:rPr>
              <w:t>Bays</w:t>
            </w:r>
          </w:p>
        </w:tc>
        <w:tc>
          <w:tcPr>
            <w:tcW w:w="975" w:type="dxa"/>
            <w:tcBorders>
              <w:top w:val="single" w:sz="4" w:space="0" w:color="000000"/>
              <w:left w:val="nil"/>
              <w:bottom w:val="single" w:sz="4" w:space="0" w:color="000000"/>
              <w:right w:val="single" w:sz="4" w:space="0" w:color="000000"/>
            </w:tcBorders>
          </w:tcPr>
          <w:p w14:paraId="72EC3415" w14:textId="77777777" w:rsidR="00953583" w:rsidRPr="0095479A" w:rsidRDefault="00953583" w:rsidP="00953583">
            <w:pPr>
              <w:pStyle w:val="Normal1"/>
              <w:widowControl w:val="0"/>
              <w:spacing w:line="240" w:lineRule="auto"/>
              <w:rPr>
                <w:ins w:id="502" w:author="Laura H Spencer" w:date="2018-12-12T15:30:00Z"/>
                <w:b/>
                <w:sz w:val="18"/>
                <w:szCs w:val="18"/>
              </w:rPr>
            </w:pPr>
            <w:ins w:id="503" w:author="Laura H Spencer" w:date="2018-12-12T15:30:00Z">
              <w:r w:rsidRPr="0095479A">
                <w:rPr>
                  <w:b/>
                  <w:sz w:val="18"/>
                  <w:szCs w:val="18"/>
                </w:rPr>
                <w:t>Δ</w:t>
              </w:r>
            </w:ins>
          </w:p>
          <w:p w14:paraId="4F4FF8AA" w14:textId="29442D3A" w:rsidR="00953583" w:rsidRPr="0095479A" w:rsidRDefault="00953583" w:rsidP="00953583">
            <w:pPr>
              <w:pStyle w:val="Normal1"/>
              <w:widowControl w:val="0"/>
              <w:spacing w:line="240" w:lineRule="auto"/>
              <w:rPr>
                <w:b/>
                <w:sz w:val="18"/>
                <w:szCs w:val="18"/>
              </w:rPr>
            </w:pPr>
            <w:ins w:id="504" w:author="Laura H Spencer" w:date="2018-12-12T15:30:00Z">
              <w:r>
                <w:rPr>
                  <w:b/>
                  <w:sz w:val="18"/>
                  <w:szCs w:val="18"/>
                </w:rPr>
                <w:t>Regions</w:t>
              </w:r>
            </w:ins>
          </w:p>
        </w:tc>
      </w:tr>
      <w:tr w:rsidR="00953583" w:rsidRPr="0095479A" w14:paraId="145ED4FE" w14:textId="4A0376B0"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3B7A56F" w14:textId="77777777" w:rsidR="00953583" w:rsidRPr="0095479A" w:rsidRDefault="00953583" w:rsidP="00261288">
            <w:pPr>
              <w:pStyle w:val="Normal1"/>
              <w:spacing w:line="240" w:lineRule="auto"/>
              <w:jc w:val="right"/>
              <w:rPr>
                <w:b/>
                <w:sz w:val="18"/>
                <w:szCs w:val="18"/>
              </w:rPr>
            </w:pPr>
            <w:r w:rsidRPr="0095479A">
              <w:rPr>
                <w:b/>
                <w:sz w:val="18"/>
                <w:szCs w:val="18"/>
              </w:rPr>
              <w:t>% Survival</w:t>
            </w:r>
          </w:p>
          <w:p w14:paraId="37524C6C" w14:textId="77777777" w:rsidR="00953583" w:rsidRPr="0095479A" w:rsidRDefault="00953583" w:rsidP="00261288">
            <w:pPr>
              <w:pStyle w:val="Normal1"/>
              <w:spacing w:line="240" w:lineRule="auto"/>
              <w:jc w:val="right"/>
              <w:rPr>
                <w:b/>
                <w:i/>
                <w:sz w:val="18"/>
                <w:szCs w:val="18"/>
              </w:rPr>
            </w:pP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B4A8E71" w14:textId="77777777" w:rsidR="00953583" w:rsidRPr="0095479A" w:rsidRDefault="00953583" w:rsidP="00261288">
            <w:pPr>
              <w:pStyle w:val="Normal1"/>
              <w:widowControl w:val="0"/>
              <w:spacing w:line="240" w:lineRule="auto"/>
              <w:jc w:val="center"/>
              <w:rPr>
                <w:sz w:val="18"/>
                <w:szCs w:val="18"/>
              </w:rPr>
            </w:pPr>
            <w:r w:rsidRPr="0095479A">
              <w:rPr>
                <w:sz w:val="18"/>
                <w:szCs w:val="18"/>
              </w:rPr>
              <w:t>87</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264782A2" w14:textId="77777777" w:rsidR="00953583" w:rsidRPr="0095479A" w:rsidRDefault="00953583" w:rsidP="00261288">
            <w:pPr>
              <w:pStyle w:val="Normal1"/>
              <w:widowControl w:val="0"/>
              <w:spacing w:line="240" w:lineRule="auto"/>
              <w:jc w:val="center"/>
              <w:rPr>
                <w:sz w:val="18"/>
                <w:szCs w:val="18"/>
              </w:rPr>
            </w:pPr>
            <w:r w:rsidRPr="0095479A">
              <w:rPr>
                <w:sz w:val="18"/>
                <w:szCs w:val="18"/>
              </w:rPr>
              <w:t>80</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206B44D0" w14:textId="77777777" w:rsidR="00953583" w:rsidRPr="0095479A" w:rsidRDefault="00953583" w:rsidP="00261288">
            <w:pPr>
              <w:pStyle w:val="Normal1"/>
              <w:widowControl w:val="0"/>
              <w:spacing w:line="240" w:lineRule="auto"/>
              <w:jc w:val="center"/>
              <w:rPr>
                <w:sz w:val="18"/>
                <w:szCs w:val="18"/>
              </w:rPr>
            </w:pPr>
            <w:r w:rsidRPr="0095479A">
              <w:rPr>
                <w:sz w:val="18"/>
                <w:szCs w:val="18"/>
              </w:rPr>
              <w:t>80</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E3BAFBC" w14:textId="77777777" w:rsidR="00953583" w:rsidRPr="0095479A" w:rsidRDefault="00953583" w:rsidP="00261288">
            <w:pPr>
              <w:pStyle w:val="Normal1"/>
              <w:widowControl w:val="0"/>
              <w:spacing w:line="240" w:lineRule="auto"/>
              <w:jc w:val="center"/>
              <w:rPr>
                <w:sz w:val="18"/>
                <w:szCs w:val="18"/>
              </w:rPr>
            </w:pPr>
            <w:r w:rsidRPr="0095479A">
              <w:rPr>
                <w:sz w:val="18"/>
                <w:szCs w:val="18"/>
              </w:rPr>
              <w:t>93</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62D1A6C5" w14:textId="77777777" w:rsidR="00953583" w:rsidRPr="0095479A" w:rsidRDefault="00953583" w:rsidP="00261288">
            <w:pPr>
              <w:pStyle w:val="Normal1"/>
              <w:widowControl w:val="0"/>
              <w:spacing w:line="240" w:lineRule="auto"/>
              <w:jc w:val="center"/>
              <w:rPr>
                <w:sz w:val="18"/>
                <w:szCs w:val="18"/>
              </w:rPr>
            </w:pPr>
            <w:r w:rsidRPr="0095479A">
              <w:rPr>
                <w:sz w:val="18"/>
                <w:szCs w:val="18"/>
              </w:rPr>
              <w:t>67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1FF7CDDA" w14:textId="77777777" w:rsidR="00953583" w:rsidRPr="0095479A" w:rsidRDefault="00953583" w:rsidP="00261288">
            <w:pPr>
              <w:pStyle w:val="Normal1"/>
              <w:widowControl w:val="0"/>
              <w:spacing w:line="240" w:lineRule="auto"/>
              <w:jc w:val="center"/>
              <w:rPr>
                <w:sz w:val="18"/>
                <w:szCs w:val="18"/>
              </w:rPr>
            </w:pPr>
            <w:r w:rsidRPr="0095479A">
              <w:rPr>
                <w:sz w:val="18"/>
                <w:szCs w:val="18"/>
              </w:rPr>
              <w:t>60</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0A0E876" w14:textId="77777777" w:rsidR="00953583" w:rsidRPr="0095479A" w:rsidRDefault="00953583" w:rsidP="00261288">
            <w:pPr>
              <w:pStyle w:val="Normal1"/>
              <w:widowControl w:val="0"/>
              <w:spacing w:line="240" w:lineRule="auto"/>
              <w:jc w:val="center"/>
              <w:rPr>
                <w:sz w:val="18"/>
                <w:szCs w:val="18"/>
              </w:rPr>
            </w:pPr>
            <w:r w:rsidRPr="0095479A">
              <w:rPr>
                <w:sz w:val="18"/>
                <w:szCs w:val="18"/>
              </w:rPr>
              <w:t>93</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8029630" w14:textId="77777777" w:rsidR="00953583" w:rsidRPr="0095479A" w:rsidRDefault="00953583" w:rsidP="00261288">
            <w:pPr>
              <w:pStyle w:val="Normal1"/>
              <w:widowControl w:val="0"/>
              <w:spacing w:line="240" w:lineRule="auto"/>
              <w:jc w:val="center"/>
              <w:rPr>
                <w:sz w:val="18"/>
                <w:szCs w:val="18"/>
              </w:rPr>
            </w:pPr>
            <w:r w:rsidRPr="0095479A">
              <w:rPr>
                <w:sz w:val="18"/>
                <w:szCs w:val="18"/>
              </w:rPr>
              <w:t>100</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5648866E" w14:textId="77777777" w:rsidR="00953583" w:rsidRPr="0095479A" w:rsidRDefault="00953583" w:rsidP="00261288">
            <w:pPr>
              <w:pStyle w:val="Normal1"/>
              <w:widowControl w:val="0"/>
              <w:spacing w:line="240" w:lineRule="auto"/>
              <w:jc w:val="center"/>
              <w:rPr>
                <w:sz w:val="18"/>
                <w:szCs w:val="18"/>
              </w:rPr>
            </w:pPr>
            <w:r w:rsidRPr="0095479A">
              <w:rPr>
                <w:sz w:val="18"/>
                <w:szCs w:val="18"/>
              </w:rPr>
              <w:t>p= 0.88</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375A0AD8" w14:textId="77777777" w:rsidR="00953583" w:rsidRPr="0095479A" w:rsidRDefault="00953583" w:rsidP="00261288">
            <w:pPr>
              <w:pStyle w:val="Normal1"/>
              <w:widowControl w:val="0"/>
              <w:spacing w:line="240" w:lineRule="auto"/>
              <w:jc w:val="center"/>
              <w:rPr>
                <w:sz w:val="18"/>
                <w:szCs w:val="18"/>
              </w:rPr>
            </w:pPr>
            <w:r w:rsidRPr="0095479A">
              <w:rPr>
                <w:sz w:val="18"/>
                <w:szCs w:val="18"/>
              </w:rPr>
              <w:t>p=0.25</w:t>
            </w:r>
          </w:p>
        </w:tc>
        <w:tc>
          <w:tcPr>
            <w:tcW w:w="975" w:type="dxa"/>
            <w:tcBorders>
              <w:top w:val="nil"/>
              <w:left w:val="nil"/>
              <w:bottom w:val="single" w:sz="4" w:space="0" w:color="000000"/>
              <w:right w:val="single" w:sz="4" w:space="0" w:color="000000"/>
            </w:tcBorders>
          </w:tcPr>
          <w:p w14:paraId="48DA4FEF" w14:textId="77777777" w:rsidR="00AD33AE" w:rsidRDefault="00E754A7" w:rsidP="00261288">
            <w:pPr>
              <w:pStyle w:val="Normal1"/>
              <w:widowControl w:val="0"/>
              <w:spacing w:line="240" w:lineRule="auto"/>
              <w:jc w:val="center"/>
              <w:rPr>
                <w:ins w:id="505" w:author="Laura H Spencer" w:date="2018-12-12T16:02:00Z"/>
                <w:sz w:val="18"/>
                <w:szCs w:val="18"/>
              </w:rPr>
            </w:pPr>
            <w:ins w:id="506" w:author="Laura H Spencer" w:date="2018-12-12T15:32:00Z">
              <w:r>
                <w:rPr>
                  <w:sz w:val="18"/>
                  <w:szCs w:val="18"/>
                </w:rPr>
                <w:t>p=</w:t>
              </w:r>
            </w:ins>
          </w:p>
          <w:p w14:paraId="01ED0B1E" w14:textId="7FB7CA56" w:rsidR="00953583" w:rsidRPr="0095479A" w:rsidRDefault="00E754A7" w:rsidP="00261288">
            <w:pPr>
              <w:pStyle w:val="Normal1"/>
              <w:widowControl w:val="0"/>
              <w:spacing w:line="240" w:lineRule="auto"/>
              <w:jc w:val="center"/>
              <w:rPr>
                <w:sz w:val="18"/>
                <w:szCs w:val="18"/>
              </w:rPr>
            </w:pPr>
            <w:ins w:id="507" w:author="Laura H Spencer" w:date="2018-12-12T15:32:00Z">
              <w:r>
                <w:rPr>
                  <w:sz w:val="18"/>
                  <w:szCs w:val="18"/>
                </w:rPr>
                <w:t>0.66</w:t>
              </w:r>
            </w:ins>
          </w:p>
        </w:tc>
      </w:tr>
      <w:tr w:rsidR="00953583" w:rsidRPr="0095479A" w14:paraId="47184D24" w14:textId="7DD034D1"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51DC38E" w14:textId="77777777" w:rsidR="00953583" w:rsidRPr="0095479A" w:rsidRDefault="00953583" w:rsidP="00261288">
            <w:pPr>
              <w:pStyle w:val="Normal1"/>
              <w:spacing w:line="240" w:lineRule="auto"/>
              <w:jc w:val="right"/>
              <w:rPr>
                <w:b/>
                <w:sz w:val="18"/>
                <w:szCs w:val="18"/>
              </w:rPr>
            </w:pPr>
            <w:r w:rsidRPr="0095479A">
              <w:rPr>
                <w:b/>
                <w:sz w:val="18"/>
                <w:szCs w:val="18"/>
              </w:rPr>
              <w:t>Mean Relative % Growth (± SD)</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1E3E9AA" w14:textId="77777777" w:rsidR="00953583" w:rsidRPr="0095479A" w:rsidRDefault="00953583" w:rsidP="00261288">
            <w:pPr>
              <w:pStyle w:val="Normal1"/>
              <w:widowControl w:val="0"/>
              <w:spacing w:line="240" w:lineRule="auto"/>
              <w:jc w:val="center"/>
              <w:rPr>
                <w:sz w:val="18"/>
                <w:szCs w:val="18"/>
              </w:rPr>
            </w:pPr>
            <w:r w:rsidRPr="0095479A">
              <w:rPr>
                <w:sz w:val="18"/>
                <w:szCs w:val="18"/>
              </w:rPr>
              <w:t>16.2</w:t>
            </w:r>
          </w:p>
          <w:p w14:paraId="0F87F8C0" w14:textId="77777777" w:rsidR="00953583" w:rsidRPr="0095479A" w:rsidRDefault="00953583" w:rsidP="00261288">
            <w:pPr>
              <w:pStyle w:val="Normal1"/>
              <w:widowControl w:val="0"/>
              <w:spacing w:line="240" w:lineRule="auto"/>
              <w:jc w:val="center"/>
              <w:rPr>
                <w:sz w:val="18"/>
                <w:szCs w:val="18"/>
              </w:rPr>
            </w:pPr>
            <w:r w:rsidRPr="0095479A">
              <w:rPr>
                <w:sz w:val="18"/>
                <w:szCs w:val="18"/>
              </w:rPr>
              <w:t>(±7.3)</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6E5E96FE" w14:textId="77777777" w:rsidR="00953583" w:rsidRPr="0095479A" w:rsidRDefault="00953583" w:rsidP="00261288">
            <w:pPr>
              <w:pStyle w:val="Normal1"/>
              <w:widowControl w:val="0"/>
              <w:spacing w:line="240" w:lineRule="auto"/>
              <w:jc w:val="center"/>
              <w:rPr>
                <w:sz w:val="18"/>
                <w:szCs w:val="18"/>
              </w:rPr>
            </w:pPr>
            <w:r w:rsidRPr="0095479A">
              <w:rPr>
                <w:sz w:val="18"/>
                <w:szCs w:val="18"/>
              </w:rPr>
              <w:t>23.3</w:t>
            </w:r>
          </w:p>
          <w:p w14:paraId="3DD385C9" w14:textId="77777777" w:rsidR="00953583" w:rsidRPr="0095479A" w:rsidRDefault="00953583" w:rsidP="00261288">
            <w:pPr>
              <w:pStyle w:val="Normal1"/>
              <w:widowControl w:val="0"/>
              <w:spacing w:line="240" w:lineRule="auto"/>
              <w:jc w:val="center"/>
              <w:rPr>
                <w:sz w:val="18"/>
                <w:szCs w:val="18"/>
              </w:rPr>
            </w:pPr>
            <w:r w:rsidRPr="0095479A">
              <w:rPr>
                <w:sz w:val="18"/>
                <w:szCs w:val="18"/>
              </w:rPr>
              <w:t>(±12.5)</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76C03F11" w14:textId="77777777" w:rsidR="00953583" w:rsidRPr="0095479A" w:rsidRDefault="00953583" w:rsidP="00261288">
            <w:pPr>
              <w:pStyle w:val="Normal1"/>
              <w:widowControl w:val="0"/>
              <w:spacing w:line="240" w:lineRule="auto"/>
              <w:jc w:val="center"/>
              <w:rPr>
                <w:sz w:val="18"/>
                <w:szCs w:val="18"/>
              </w:rPr>
            </w:pPr>
            <w:r w:rsidRPr="0095479A">
              <w:rPr>
                <w:sz w:val="18"/>
                <w:szCs w:val="18"/>
              </w:rPr>
              <w:t>22.2</w:t>
            </w:r>
          </w:p>
          <w:p w14:paraId="48406137" w14:textId="77777777" w:rsidR="00953583" w:rsidRPr="0095479A" w:rsidRDefault="00953583" w:rsidP="00261288">
            <w:pPr>
              <w:pStyle w:val="Normal1"/>
              <w:widowControl w:val="0"/>
              <w:spacing w:line="240" w:lineRule="auto"/>
              <w:jc w:val="center"/>
              <w:rPr>
                <w:sz w:val="18"/>
                <w:szCs w:val="18"/>
              </w:rPr>
            </w:pPr>
            <w:r w:rsidRPr="0095479A">
              <w:rPr>
                <w:sz w:val="18"/>
                <w:szCs w:val="18"/>
              </w:rPr>
              <w:t>(±12.5)</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68DE6680" w14:textId="77777777" w:rsidR="00953583" w:rsidRPr="0095479A" w:rsidRDefault="00953583" w:rsidP="00261288">
            <w:pPr>
              <w:pStyle w:val="Normal1"/>
              <w:widowControl w:val="0"/>
              <w:spacing w:line="240" w:lineRule="auto"/>
              <w:jc w:val="center"/>
              <w:rPr>
                <w:sz w:val="18"/>
                <w:szCs w:val="18"/>
              </w:rPr>
            </w:pPr>
            <w:r w:rsidRPr="0095479A">
              <w:rPr>
                <w:sz w:val="18"/>
                <w:szCs w:val="18"/>
              </w:rPr>
              <w:t>21.1</w:t>
            </w:r>
          </w:p>
          <w:p w14:paraId="370F2F71" w14:textId="77777777" w:rsidR="00953583" w:rsidRPr="0095479A" w:rsidRDefault="00953583" w:rsidP="00261288">
            <w:pPr>
              <w:pStyle w:val="Normal1"/>
              <w:widowControl w:val="0"/>
              <w:spacing w:line="240" w:lineRule="auto"/>
              <w:jc w:val="center"/>
              <w:rPr>
                <w:sz w:val="18"/>
                <w:szCs w:val="18"/>
              </w:rPr>
            </w:pPr>
            <w:r w:rsidRPr="0095479A">
              <w:rPr>
                <w:sz w:val="18"/>
                <w:szCs w:val="18"/>
              </w:rPr>
              <w:t>(±13.3)</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5C9BCDF4" w14:textId="77777777" w:rsidR="00953583" w:rsidRPr="0095479A" w:rsidRDefault="00953583" w:rsidP="00261288">
            <w:pPr>
              <w:pStyle w:val="Normal1"/>
              <w:widowControl w:val="0"/>
              <w:spacing w:line="240" w:lineRule="auto"/>
              <w:jc w:val="center"/>
              <w:rPr>
                <w:sz w:val="18"/>
                <w:szCs w:val="18"/>
              </w:rPr>
            </w:pPr>
            <w:r w:rsidRPr="0095479A">
              <w:rPr>
                <w:sz w:val="18"/>
                <w:szCs w:val="18"/>
              </w:rPr>
              <w:t>1.2</w:t>
            </w:r>
          </w:p>
          <w:p w14:paraId="6038E38E" w14:textId="77777777" w:rsidR="00953583" w:rsidRPr="0095479A" w:rsidRDefault="00953583" w:rsidP="00261288">
            <w:pPr>
              <w:pStyle w:val="Normal1"/>
              <w:widowControl w:val="0"/>
              <w:spacing w:line="240" w:lineRule="auto"/>
              <w:jc w:val="center"/>
              <w:rPr>
                <w:sz w:val="18"/>
                <w:szCs w:val="18"/>
              </w:rPr>
            </w:pPr>
            <w:r w:rsidRPr="0095479A">
              <w:rPr>
                <w:sz w:val="18"/>
                <w:szCs w:val="18"/>
              </w:rPr>
              <w:t>(±8.3)</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017E973B" w14:textId="77777777" w:rsidR="00953583" w:rsidRPr="0095479A" w:rsidRDefault="00953583" w:rsidP="00261288">
            <w:pPr>
              <w:pStyle w:val="Normal1"/>
              <w:widowControl w:val="0"/>
              <w:spacing w:line="240" w:lineRule="auto"/>
              <w:jc w:val="center"/>
              <w:rPr>
                <w:sz w:val="18"/>
                <w:szCs w:val="18"/>
              </w:rPr>
            </w:pPr>
            <w:r w:rsidRPr="0095479A">
              <w:rPr>
                <w:sz w:val="18"/>
                <w:szCs w:val="18"/>
              </w:rPr>
              <w:t>-2.8</w:t>
            </w:r>
          </w:p>
          <w:p w14:paraId="707C6156"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(±5.3) </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6EAF1534" w14:textId="77777777" w:rsidR="00953583" w:rsidRPr="0095479A" w:rsidRDefault="00953583" w:rsidP="00261288">
            <w:pPr>
              <w:pStyle w:val="Normal1"/>
              <w:widowControl w:val="0"/>
              <w:spacing w:line="240" w:lineRule="auto"/>
              <w:jc w:val="center"/>
              <w:rPr>
                <w:sz w:val="18"/>
                <w:szCs w:val="18"/>
              </w:rPr>
            </w:pPr>
            <w:r w:rsidRPr="0095479A">
              <w:rPr>
                <w:sz w:val="18"/>
                <w:szCs w:val="18"/>
              </w:rPr>
              <w:t>10</w:t>
            </w:r>
          </w:p>
          <w:p w14:paraId="4DCD6619" w14:textId="77777777" w:rsidR="00953583" w:rsidRPr="0095479A" w:rsidRDefault="00953583" w:rsidP="00261288">
            <w:pPr>
              <w:pStyle w:val="Normal1"/>
              <w:widowControl w:val="0"/>
              <w:spacing w:line="240" w:lineRule="auto"/>
              <w:jc w:val="center"/>
              <w:rPr>
                <w:sz w:val="18"/>
                <w:szCs w:val="18"/>
              </w:rPr>
            </w:pPr>
            <w:r w:rsidRPr="0095479A">
              <w:rPr>
                <w:sz w:val="18"/>
                <w:szCs w:val="18"/>
              </w:rPr>
              <w:t>(±16.2)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5BD2B0CF" w14:textId="77777777" w:rsidR="00953583" w:rsidRPr="0095479A" w:rsidRDefault="00953583" w:rsidP="00261288">
            <w:pPr>
              <w:pStyle w:val="Normal1"/>
              <w:widowControl w:val="0"/>
              <w:spacing w:line="240" w:lineRule="auto"/>
              <w:jc w:val="center"/>
              <w:rPr>
                <w:sz w:val="18"/>
                <w:szCs w:val="18"/>
              </w:rPr>
            </w:pPr>
            <w:r w:rsidRPr="0095479A">
              <w:rPr>
                <w:sz w:val="18"/>
                <w:szCs w:val="18"/>
              </w:rPr>
              <w:t>4.5</w:t>
            </w:r>
          </w:p>
          <w:p w14:paraId="3CD5EC56" w14:textId="77777777" w:rsidR="00953583" w:rsidRPr="0095479A" w:rsidRDefault="00953583" w:rsidP="00261288">
            <w:pPr>
              <w:pStyle w:val="Normal1"/>
              <w:widowControl w:val="0"/>
              <w:spacing w:line="240" w:lineRule="auto"/>
              <w:jc w:val="center"/>
              <w:rPr>
                <w:sz w:val="18"/>
                <w:szCs w:val="18"/>
              </w:rPr>
            </w:pPr>
            <w:r w:rsidRPr="0095479A">
              <w:rPr>
                <w:sz w:val="18"/>
                <w:szCs w:val="18"/>
              </w:rPr>
              <w:t>(±8.3)</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75D871BC" w14:textId="77777777" w:rsidR="00953583" w:rsidRPr="0095479A" w:rsidRDefault="00953583" w:rsidP="00261288">
            <w:pPr>
              <w:pStyle w:val="Normal1"/>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0B9038FA"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**p=</w:t>
            </w:r>
          </w:p>
          <w:p w14:paraId="36E69614"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2.4e-10</w:t>
            </w:r>
          </w:p>
        </w:tc>
        <w:tc>
          <w:tcPr>
            <w:tcW w:w="975" w:type="dxa"/>
            <w:tcBorders>
              <w:top w:val="nil"/>
              <w:left w:val="nil"/>
              <w:bottom w:val="single" w:sz="4" w:space="0" w:color="000000"/>
              <w:right w:val="single" w:sz="4" w:space="0" w:color="000000"/>
            </w:tcBorders>
          </w:tcPr>
          <w:p w14:paraId="081CBFE6" w14:textId="77777777" w:rsidR="00E452F6" w:rsidRDefault="00E754A7" w:rsidP="00261288">
            <w:pPr>
              <w:pStyle w:val="Normal1"/>
              <w:widowControl w:val="0"/>
              <w:spacing w:line="240" w:lineRule="auto"/>
              <w:jc w:val="center"/>
              <w:rPr>
                <w:ins w:id="508" w:author="Laura H Spencer" w:date="2018-12-12T15:53:00Z"/>
                <w:b/>
                <w:sz w:val="18"/>
                <w:szCs w:val="18"/>
              </w:rPr>
            </w:pPr>
            <w:ins w:id="509" w:author="Laura H Spencer" w:date="2018-12-12T15:30:00Z">
              <w:r>
                <w:rPr>
                  <w:b/>
                  <w:sz w:val="18"/>
                  <w:szCs w:val="18"/>
                </w:rPr>
                <w:t>p=</w:t>
              </w:r>
            </w:ins>
          </w:p>
          <w:p w14:paraId="37873B9A" w14:textId="2D71F6FB" w:rsidR="00953583" w:rsidRPr="0095479A" w:rsidRDefault="00E754A7" w:rsidP="00261288">
            <w:pPr>
              <w:pStyle w:val="Normal1"/>
              <w:widowControl w:val="0"/>
              <w:spacing w:line="240" w:lineRule="auto"/>
              <w:jc w:val="center"/>
              <w:rPr>
                <w:b/>
                <w:sz w:val="18"/>
                <w:szCs w:val="18"/>
              </w:rPr>
            </w:pPr>
            <w:ins w:id="510" w:author="Laura H Spencer" w:date="2018-12-12T15:30:00Z">
              <w:r w:rsidRPr="00E754A7">
                <w:rPr>
                  <w:b/>
                  <w:sz w:val="18"/>
                  <w:szCs w:val="18"/>
                </w:rPr>
                <w:t>4.</w:t>
              </w:r>
              <w:r>
                <w:rPr>
                  <w:b/>
                  <w:sz w:val="18"/>
                  <w:szCs w:val="18"/>
                </w:rPr>
                <w:t>9</w:t>
              </w:r>
              <w:r w:rsidRPr="00E754A7">
                <w:rPr>
                  <w:b/>
                  <w:sz w:val="18"/>
                  <w:szCs w:val="18"/>
                </w:rPr>
                <w:t>e-11</w:t>
              </w:r>
            </w:ins>
          </w:p>
        </w:tc>
      </w:tr>
      <w:tr w:rsidR="00AD33AE" w:rsidRPr="0095479A" w14:paraId="066D56FF" w14:textId="5A064F4C"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A5429AF" w14:textId="77777777" w:rsidR="00AD33AE" w:rsidRPr="0095479A" w:rsidRDefault="00AD33AE" w:rsidP="00AD33AE">
            <w:pPr>
              <w:pStyle w:val="Normal1"/>
              <w:widowControl w:val="0"/>
              <w:spacing w:line="240" w:lineRule="auto"/>
              <w:jc w:val="right"/>
              <w:rPr>
                <w:b/>
                <w:sz w:val="18"/>
                <w:szCs w:val="18"/>
              </w:rPr>
            </w:pPr>
            <w:r w:rsidRPr="0095479A">
              <w:rPr>
                <w:b/>
                <w:sz w:val="18"/>
                <w:szCs w:val="18"/>
              </w:rPr>
              <w:t xml:space="preserve">Mean pH </w:t>
            </w:r>
          </w:p>
          <w:p w14:paraId="59CFDC9D" w14:textId="77777777" w:rsidR="00AD33AE" w:rsidRPr="0095479A" w:rsidRDefault="00AD33AE" w:rsidP="00AD33AE">
            <w:pPr>
              <w:pStyle w:val="Normal1"/>
              <w:widowControl w:val="0"/>
              <w:spacing w:line="240" w:lineRule="auto"/>
              <w:jc w:val="right"/>
              <w:rPr>
                <w:b/>
                <w:sz w:val="18"/>
                <w:szCs w:val="18"/>
              </w:rPr>
            </w:pPr>
            <w:r w:rsidRPr="0095479A">
              <w:rPr>
                <w:b/>
                <w:sz w:val="18"/>
                <w:szCs w:val="18"/>
              </w:rPr>
              <w:t>(TS)</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64F5C2A"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7.90</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7D8F64A9"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7.54</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0115AA73"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w:t>
            </w:r>
            <w:r w:rsidRPr="0095479A">
              <w:rPr>
                <w:i/>
                <w:sz w:val="18"/>
                <w:szCs w:val="18"/>
              </w:rPr>
              <w:t>failed</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3738A56A"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7.32</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132EB0B9"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7.87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013E66A7"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7.63</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51F4C60C"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7.81</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65E88BD"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7.55</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63B07973" w14:textId="77777777" w:rsidR="00AD33AE" w:rsidRPr="0095479A" w:rsidRDefault="00AD33AE" w:rsidP="00AD33AE">
            <w:pPr>
              <w:pStyle w:val="Normal1"/>
              <w:widowControl w:val="0"/>
              <w:spacing w:line="240" w:lineRule="auto"/>
              <w:jc w:val="center"/>
              <w:rPr>
                <w:b/>
                <w:sz w:val="18"/>
                <w:szCs w:val="18"/>
              </w:rPr>
            </w:pPr>
            <w:r w:rsidRPr="0095479A">
              <w:rPr>
                <w:b/>
                <w:sz w:val="18"/>
                <w:szCs w:val="18"/>
              </w:rPr>
              <w:t>p=</w:t>
            </w:r>
          </w:p>
          <w:p w14:paraId="043012DD" w14:textId="58D875A3" w:rsidR="00AD33AE" w:rsidRPr="0095479A" w:rsidRDefault="00AD33AE" w:rsidP="00AD33AE">
            <w:pPr>
              <w:pStyle w:val="Normal1"/>
              <w:widowControl w:val="0"/>
              <w:spacing w:line="240" w:lineRule="auto"/>
              <w:jc w:val="center"/>
              <w:rPr>
                <w:b/>
                <w:sz w:val="18"/>
                <w:szCs w:val="18"/>
              </w:rPr>
            </w:pPr>
            <w:r w:rsidRPr="0095479A">
              <w:rPr>
                <w:b/>
                <w:sz w:val="18"/>
                <w:szCs w:val="18"/>
              </w:rPr>
              <w:t>1.</w:t>
            </w:r>
            <w:ins w:id="511" w:author="Laura H Spencer" w:date="2018-12-12T15:53:00Z">
              <w:r>
                <w:rPr>
                  <w:b/>
                  <w:sz w:val="18"/>
                  <w:szCs w:val="18"/>
                </w:rPr>
                <w:t>1</w:t>
              </w:r>
            </w:ins>
            <w:r w:rsidRPr="0095479A">
              <w:rPr>
                <w:b/>
                <w:sz w:val="18"/>
                <w:szCs w:val="18"/>
              </w:rPr>
              <w:t>e-</w:t>
            </w:r>
            <w:ins w:id="512" w:author="Laura H Spencer" w:date="2018-12-12T15:53:00Z">
              <w:r>
                <w:rPr>
                  <w:b/>
                  <w:sz w:val="18"/>
                  <w:szCs w:val="18"/>
                </w:rPr>
                <w:t>28</w:t>
              </w:r>
            </w:ins>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35052D8" w14:textId="77777777" w:rsidR="00AD33AE" w:rsidRPr="0095479A" w:rsidRDefault="00AD33AE" w:rsidP="00AD33AE">
            <w:pPr>
              <w:pStyle w:val="Normal1"/>
              <w:widowControl w:val="0"/>
              <w:spacing w:line="240" w:lineRule="auto"/>
              <w:jc w:val="center"/>
              <w:rPr>
                <w:b/>
                <w:sz w:val="18"/>
                <w:szCs w:val="18"/>
              </w:rPr>
            </w:pPr>
            <w:r w:rsidRPr="0095479A">
              <w:rPr>
                <w:b/>
                <w:sz w:val="18"/>
                <w:szCs w:val="18"/>
              </w:rPr>
              <w:t>p=</w:t>
            </w:r>
          </w:p>
          <w:p w14:paraId="7B8708E6" w14:textId="7BBF8DDD" w:rsidR="00AD33AE" w:rsidRPr="0095479A" w:rsidRDefault="00AD33AE" w:rsidP="00AD33AE">
            <w:pPr>
              <w:pStyle w:val="Normal1"/>
              <w:widowControl w:val="0"/>
              <w:spacing w:line="240" w:lineRule="auto"/>
              <w:jc w:val="center"/>
              <w:rPr>
                <w:b/>
                <w:sz w:val="18"/>
                <w:szCs w:val="18"/>
              </w:rPr>
            </w:pPr>
            <w:ins w:id="513" w:author="Laura H Spencer" w:date="2018-12-12T15:54:00Z">
              <w:r>
                <w:rPr>
                  <w:b/>
                  <w:sz w:val="18"/>
                  <w:szCs w:val="18"/>
                </w:rPr>
                <w:t>1.1</w:t>
              </w:r>
            </w:ins>
            <w:r w:rsidRPr="0095479A">
              <w:rPr>
                <w:b/>
                <w:sz w:val="18"/>
                <w:szCs w:val="18"/>
              </w:rPr>
              <w:t>e-</w:t>
            </w:r>
            <w:ins w:id="514" w:author="Laura H Spencer" w:date="2018-12-12T15:54:00Z">
              <w:r>
                <w:rPr>
                  <w:b/>
                  <w:sz w:val="18"/>
                  <w:szCs w:val="18"/>
                </w:rPr>
                <w:t>27</w:t>
              </w:r>
            </w:ins>
          </w:p>
        </w:tc>
        <w:tc>
          <w:tcPr>
            <w:tcW w:w="975" w:type="dxa"/>
            <w:tcBorders>
              <w:top w:val="nil"/>
              <w:left w:val="nil"/>
              <w:bottom w:val="single" w:sz="4" w:space="0" w:color="000000"/>
              <w:right w:val="single" w:sz="4" w:space="0" w:color="000000"/>
            </w:tcBorders>
          </w:tcPr>
          <w:p w14:paraId="2A7BE14D" w14:textId="77777777" w:rsidR="00AD33AE" w:rsidRDefault="00AD33AE" w:rsidP="00AD33AE">
            <w:pPr>
              <w:pStyle w:val="Normal1"/>
              <w:widowControl w:val="0"/>
              <w:spacing w:line="240" w:lineRule="auto"/>
              <w:jc w:val="center"/>
              <w:rPr>
                <w:ins w:id="515" w:author="Laura H Spencer" w:date="2018-12-12T15:55:00Z"/>
                <w:b/>
                <w:sz w:val="18"/>
                <w:szCs w:val="18"/>
              </w:rPr>
            </w:pPr>
            <w:ins w:id="516" w:author="Laura H Spencer" w:date="2018-12-12T15:55:00Z">
              <w:r>
                <w:rPr>
                  <w:b/>
                  <w:sz w:val="18"/>
                  <w:szCs w:val="18"/>
                </w:rPr>
                <w:t>p=</w:t>
              </w:r>
            </w:ins>
          </w:p>
          <w:p w14:paraId="3F1CF3F8" w14:textId="0FA19C45" w:rsidR="00AD33AE" w:rsidRPr="0095479A" w:rsidRDefault="00AD33AE" w:rsidP="00AD33AE">
            <w:pPr>
              <w:pStyle w:val="Normal1"/>
              <w:widowControl w:val="0"/>
              <w:spacing w:line="240" w:lineRule="auto"/>
              <w:jc w:val="center"/>
              <w:rPr>
                <w:b/>
                <w:sz w:val="18"/>
                <w:szCs w:val="18"/>
              </w:rPr>
            </w:pPr>
            <w:ins w:id="517" w:author="Laura H Spencer" w:date="2018-12-12T15:55:00Z">
              <w:r>
                <w:rPr>
                  <w:b/>
                  <w:sz w:val="18"/>
                  <w:szCs w:val="18"/>
                </w:rPr>
                <w:t>3.9</w:t>
              </w:r>
              <w:r w:rsidRPr="00E754A7">
                <w:rPr>
                  <w:b/>
                  <w:sz w:val="18"/>
                  <w:szCs w:val="18"/>
                </w:rPr>
                <w:t>e</w:t>
              </w:r>
            </w:ins>
            <w:ins w:id="518" w:author="Laura H Spencer" w:date="2018-12-12T16:08:00Z">
              <w:r w:rsidR="00D14180">
                <w:rPr>
                  <w:b/>
                  <w:sz w:val="18"/>
                  <w:szCs w:val="18"/>
                </w:rPr>
                <w:t>-</w:t>
              </w:r>
            </w:ins>
            <w:ins w:id="519" w:author="Laura H Spencer" w:date="2018-12-12T15:55:00Z">
              <w:r>
                <w:rPr>
                  <w:b/>
                  <w:sz w:val="18"/>
                  <w:szCs w:val="18"/>
                </w:rPr>
                <w:t>3</w:t>
              </w:r>
            </w:ins>
          </w:p>
        </w:tc>
      </w:tr>
      <w:tr w:rsidR="00953583" w:rsidRPr="0095479A" w14:paraId="58EC9D9A" w14:textId="54C8575F"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AF166E" w14:textId="77777777" w:rsidR="00953583" w:rsidRPr="0095479A" w:rsidRDefault="00953583" w:rsidP="00261288">
            <w:pPr>
              <w:pStyle w:val="Normal1"/>
              <w:widowControl w:val="0"/>
              <w:spacing w:line="240" w:lineRule="auto"/>
              <w:jc w:val="right"/>
              <w:rPr>
                <w:b/>
                <w:sz w:val="18"/>
                <w:szCs w:val="18"/>
              </w:rPr>
            </w:pPr>
            <w:r w:rsidRPr="0095479A">
              <w:rPr>
                <w:b/>
                <w:sz w:val="18"/>
                <w:szCs w:val="18"/>
              </w:rPr>
              <w:t>pH Standard Deviation (TS)</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6FC50BA"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0.19</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48B1D672"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0.23</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697CBC63"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w:t>
            </w:r>
            <w:r w:rsidRPr="0095479A">
              <w:rPr>
                <w:i/>
                <w:sz w:val="18"/>
                <w:szCs w:val="18"/>
              </w:rPr>
              <w:t>failed</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71540E29"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0.25</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40B01FD3"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0.16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3FC1AEE7"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0.20</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45FB82D"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0.06</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7294B2C" w14:textId="77777777" w:rsidR="00953583" w:rsidRPr="0095479A" w:rsidRDefault="00953583" w:rsidP="00261288">
            <w:pPr>
              <w:pStyle w:val="Normal1"/>
              <w:widowControl w:val="0"/>
              <w:spacing w:line="240" w:lineRule="auto"/>
              <w:jc w:val="center"/>
              <w:rPr>
                <w:sz w:val="18"/>
                <w:szCs w:val="18"/>
              </w:rPr>
            </w:pPr>
            <w:r w:rsidRPr="0095479A">
              <w:rPr>
                <w:sz w:val="18"/>
                <w:szCs w:val="18"/>
              </w:rPr>
              <w:t xml:space="preserve"> 0.18</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635B2FF" w14:textId="77777777" w:rsidR="00953583" w:rsidRPr="0095479A" w:rsidRDefault="00953583" w:rsidP="00261288">
            <w:pPr>
              <w:pStyle w:val="Normal1"/>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520BC93" w14:textId="77777777" w:rsidR="00953583" w:rsidRPr="0095479A" w:rsidRDefault="00953583" w:rsidP="00261288">
            <w:pPr>
              <w:pStyle w:val="Normal1"/>
              <w:widowControl w:val="0"/>
              <w:spacing w:line="240" w:lineRule="auto"/>
              <w:jc w:val="center"/>
              <w:rPr>
                <w:b/>
                <w:sz w:val="18"/>
                <w:szCs w:val="18"/>
              </w:rPr>
            </w:pPr>
            <w:r w:rsidRPr="0095479A">
              <w:rPr>
                <w:b/>
                <w:sz w:val="18"/>
                <w:szCs w:val="18"/>
              </w:rPr>
              <w:t>p=</w:t>
            </w:r>
          </w:p>
          <w:p w14:paraId="13EF2860" w14:textId="7CE60C04" w:rsidR="00953583" w:rsidRPr="0095479A" w:rsidRDefault="00AD33AE" w:rsidP="00261288">
            <w:pPr>
              <w:pStyle w:val="Normal1"/>
              <w:widowControl w:val="0"/>
              <w:spacing w:line="240" w:lineRule="auto"/>
              <w:jc w:val="center"/>
              <w:rPr>
                <w:b/>
                <w:sz w:val="18"/>
                <w:szCs w:val="18"/>
              </w:rPr>
            </w:pPr>
            <w:ins w:id="520" w:author="Laura H Spencer" w:date="2018-12-12T16:04:00Z">
              <w:r>
                <w:rPr>
                  <w:b/>
                  <w:sz w:val="18"/>
                  <w:szCs w:val="18"/>
                </w:rPr>
                <w:t>1.0</w:t>
              </w:r>
            </w:ins>
            <w:r w:rsidR="00953583" w:rsidRPr="0095479A">
              <w:rPr>
                <w:b/>
                <w:sz w:val="18"/>
                <w:szCs w:val="18"/>
              </w:rPr>
              <w:t>e-2</w:t>
            </w:r>
            <w:ins w:id="521" w:author="Laura H Spencer" w:date="2018-12-12T16:04:00Z">
              <w:r>
                <w:rPr>
                  <w:b/>
                  <w:sz w:val="18"/>
                  <w:szCs w:val="18"/>
                </w:rPr>
                <w:t>0</w:t>
              </w:r>
            </w:ins>
          </w:p>
        </w:tc>
        <w:tc>
          <w:tcPr>
            <w:tcW w:w="975" w:type="dxa"/>
            <w:tcBorders>
              <w:top w:val="nil"/>
              <w:left w:val="nil"/>
              <w:bottom w:val="single" w:sz="4" w:space="0" w:color="000000"/>
              <w:right w:val="single" w:sz="4" w:space="0" w:color="000000"/>
            </w:tcBorders>
          </w:tcPr>
          <w:p w14:paraId="3E9976D2" w14:textId="77777777" w:rsidR="00953583" w:rsidRDefault="00D14180" w:rsidP="00261288">
            <w:pPr>
              <w:pStyle w:val="Normal1"/>
              <w:widowControl w:val="0"/>
              <w:spacing w:line="240" w:lineRule="auto"/>
              <w:jc w:val="center"/>
              <w:rPr>
                <w:ins w:id="522" w:author="Laura H Spencer" w:date="2018-12-12T16:08:00Z"/>
                <w:b/>
                <w:sz w:val="18"/>
                <w:szCs w:val="18"/>
              </w:rPr>
            </w:pPr>
            <w:ins w:id="523" w:author="Laura H Spencer" w:date="2018-12-12T16:08:00Z">
              <w:r>
                <w:rPr>
                  <w:b/>
                  <w:sz w:val="18"/>
                  <w:szCs w:val="18"/>
                </w:rPr>
                <w:t>p=</w:t>
              </w:r>
            </w:ins>
          </w:p>
          <w:p w14:paraId="24CCAF08" w14:textId="22635C84" w:rsidR="00D14180" w:rsidRPr="0095479A" w:rsidRDefault="00D14180" w:rsidP="00261288">
            <w:pPr>
              <w:pStyle w:val="Normal1"/>
              <w:widowControl w:val="0"/>
              <w:spacing w:line="240" w:lineRule="auto"/>
              <w:jc w:val="center"/>
              <w:rPr>
                <w:b/>
                <w:sz w:val="18"/>
                <w:szCs w:val="18"/>
              </w:rPr>
            </w:pPr>
            <w:ins w:id="524" w:author="Laura H Spencer" w:date="2018-12-12T16:08:00Z">
              <w:r>
                <w:rPr>
                  <w:b/>
                  <w:sz w:val="18"/>
                  <w:szCs w:val="18"/>
                </w:rPr>
                <w:t>1.6e-15</w:t>
              </w:r>
            </w:ins>
          </w:p>
        </w:tc>
      </w:tr>
      <w:tr w:rsidR="00AD33AE" w:rsidRPr="0095479A" w14:paraId="0424F921" w14:textId="5B637F60"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66F5AA" w14:textId="77777777" w:rsidR="00AD33AE" w:rsidRPr="0095479A" w:rsidRDefault="00AD33AE" w:rsidP="00AD33AE">
            <w:pPr>
              <w:pStyle w:val="Normal1"/>
              <w:widowControl w:val="0"/>
              <w:spacing w:line="240" w:lineRule="auto"/>
              <w:jc w:val="right"/>
              <w:rPr>
                <w:b/>
                <w:sz w:val="18"/>
                <w:szCs w:val="18"/>
              </w:rPr>
            </w:pPr>
            <w:r w:rsidRPr="0095479A">
              <w:rPr>
                <w:b/>
                <w:sz w:val="18"/>
                <w:szCs w:val="18"/>
              </w:rPr>
              <w:t>Mean DO (mg/L)</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0EB30A1" w14:textId="77777777" w:rsidR="00AD33AE" w:rsidRPr="0095479A" w:rsidRDefault="00AD33AE" w:rsidP="00AD33AE">
            <w:pPr>
              <w:pStyle w:val="Normal1"/>
              <w:widowControl w:val="0"/>
              <w:spacing w:line="240" w:lineRule="auto"/>
              <w:jc w:val="center"/>
              <w:rPr>
                <w:i/>
                <w:sz w:val="18"/>
                <w:szCs w:val="18"/>
              </w:rPr>
            </w:pPr>
            <w:r w:rsidRPr="0095479A">
              <w:rPr>
                <w:i/>
                <w:sz w:val="18"/>
                <w:szCs w:val="18"/>
              </w:rPr>
              <w:t>failed</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09B58155" w14:textId="77777777" w:rsidR="00AD33AE" w:rsidRPr="0095479A" w:rsidRDefault="00AD33AE" w:rsidP="00AD33AE">
            <w:pPr>
              <w:pStyle w:val="Normal1"/>
              <w:widowControl w:val="0"/>
              <w:spacing w:line="240" w:lineRule="auto"/>
              <w:jc w:val="center"/>
              <w:rPr>
                <w:sz w:val="18"/>
                <w:szCs w:val="18"/>
              </w:rPr>
            </w:pPr>
            <w:r w:rsidRPr="0095479A">
              <w:rPr>
                <w:sz w:val="18"/>
                <w:szCs w:val="18"/>
              </w:rPr>
              <w:t>10.9</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132F62A3"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10.8</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1BE7C901" w14:textId="77777777" w:rsidR="00AD33AE" w:rsidRPr="0095479A" w:rsidRDefault="00AD33AE" w:rsidP="00AD33AE">
            <w:pPr>
              <w:pStyle w:val="Normal1"/>
              <w:widowControl w:val="0"/>
              <w:spacing w:line="240" w:lineRule="auto"/>
              <w:jc w:val="center"/>
              <w:rPr>
                <w:sz w:val="18"/>
                <w:szCs w:val="18"/>
              </w:rPr>
            </w:pPr>
            <w:r w:rsidRPr="0095479A">
              <w:rPr>
                <w:sz w:val="18"/>
                <w:szCs w:val="18"/>
              </w:rPr>
              <w:t>11.9</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2616F146" w14:textId="77777777" w:rsidR="00AD33AE" w:rsidRPr="0095479A" w:rsidRDefault="00AD33AE" w:rsidP="00AD33AE">
            <w:pPr>
              <w:pStyle w:val="Normal1"/>
              <w:widowControl w:val="0"/>
              <w:spacing w:line="240" w:lineRule="auto"/>
              <w:jc w:val="center"/>
              <w:rPr>
                <w:sz w:val="18"/>
                <w:szCs w:val="18"/>
              </w:rPr>
            </w:pPr>
            <w:r w:rsidRPr="0095479A">
              <w:rPr>
                <w:sz w:val="18"/>
                <w:szCs w:val="18"/>
              </w:rPr>
              <w:t>10.4</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5932CFF6" w14:textId="77777777" w:rsidR="00AD33AE" w:rsidRPr="0095479A" w:rsidRDefault="00AD33AE" w:rsidP="00AD33AE">
            <w:pPr>
              <w:pStyle w:val="Normal1"/>
              <w:widowControl w:val="0"/>
              <w:spacing w:line="240" w:lineRule="auto"/>
              <w:jc w:val="center"/>
              <w:rPr>
                <w:sz w:val="18"/>
                <w:szCs w:val="18"/>
              </w:rPr>
            </w:pPr>
            <w:r w:rsidRPr="0095479A">
              <w:rPr>
                <w:sz w:val="18"/>
                <w:szCs w:val="18"/>
              </w:rPr>
              <w:t>8.3</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D60FFCA" w14:textId="77777777" w:rsidR="00AD33AE" w:rsidRPr="0095479A" w:rsidRDefault="00AD33AE" w:rsidP="00AD33AE">
            <w:pPr>
              <w:pStyle w:val="Normal1"/>
              <w:widowControl w:val="0"/>
              <w:spacing w:line="240" w:lineRule="auto"/>
              <w:jc w:val="center"/>
              <w:rPr>
                <w:sz w:val="18"/>
                <w:szCs w:val="18"/>
              </w:rPr>
            </w:pPr>
            <w:r w:rsidRPr="0095479A">
              <w:rPr>
                <w:sz w:val="18"/>
                <w:szCs w:val="18"/>
              </w:rPr>
              <w:t>8.4</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5D419FAE" w14:textId="77777777" w:rsidR="00AD33AE" w:rsidRPr="0095479A" w:rsidRDefault="00AD33AE" w:rsidP="00AD33AE">
            <w:pPr>
              <w:pStyle w:val="Normal1"/>
              <w:widowControl w:val="0"/>
              <w:spacing w:line="240" w:lineRule="auto"/>
              <w:jc w:val="center"/>
              <w:rPr>
                <w:sz w:val="18"/>
                <w:szCs w:val="18"/>
              </w:rPr>
            </w:pPr>
            <w:r w:rsidRPr="0095479A">
              <w:rPr>
                <w:sz w:val="18"/>
                <w:szCs w:val="18"/>
              </w:rPr>
              <w:t xml:space="preserve"> 8.8</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997B200" w14:textId="77777777" w:rsidR="00AD33AE" w:rsidRPr="0095479A" w:rsidRDefault="00AD33AE" w:rsidP="00AD33AE">
            <w:pPr>
              <w:pStyle w:val="Normal1"/>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0B947109" w14:textId="77777777" w:rsidR="00AD33AE" w:rsidRPr="0095479A" w:rsidRDefault="00AD33AE" w:rsidP="00AD33AE">
            <w:pPr>
              <w:pStyle w:val="Normal1"/>
              <w:widowControl w:val="0"/>
              <w:spacing w:line="240" w:lineRule="auto"/>
              <w:jc w:val="center"/>
              <w:rPr>
                <w:b/>
                <w:sz w:val="18"/>
                <w:szCs w:val="18"/>
              </w:rPr>
            </w:pPr>
            <w:r w:rsidRPr="0095479A">
              <w:rPr>
                <w:b/>
                <w:sz w:val="18"/>
                <w:szCs w:val="18"/>
              </w:rPr>
              <w:t>p=</w:t>
            </w:r>
          </w:p>
          <w:p w14:paraId="58C1213D" w14:textId="7BA011B7" w:rsidR="00AD33AE" w:rsidRPr="0095479A" w:rsidRDefault="00AD33AE" w:rsidP="00AD33AE">
            <w:pPr>
              <w:pStyle w:val="Normal1"/>
              <w:widowControl w:val="0"/>
              <w:spacing w:line="240" w:lineRule="auto"/>
              <w:jc w:val="center"/>
              <w:rPr>
                <w:b/>
                <w:sz w:val="18"/>
                <w:szCs w:val="18"/>
              </w:rPr>
            </w:pPr>
            <w:ins w:id="525" w:author="Laura H Spencer" w:date="2018-12-12T15:58:00Z">
              <w:r>
                <w:rPr>
                  <w:b/>
                  <w:sz w:val="18"/>
                  <w:szCs w:val="18"/>
                </w:rPr>
                <w:t>1.1</w:t>
              </w:r>
            </w:ins>
            <w:r w:rsidRPr="0095479A">
              <w:rPr>
                <w:b/>
                <w:sz w:val="18"/>
                <w:szCs w:val="18"/>
              </w:rPr>
              <w:t>e-</w:t>
            </w:r>
            <w:ins w:id="526" w:author="Laura H Spencer" w:date="2018-12-12T15:58:00Z">
              <w:r>
                <w:rPr>
                  <w:b/>
                  <w:sz w:val="18"/>
                  <w:szCs w:val="18"/>
                </w:rPr>
                <w:t>25</w:t>
              </w:r>
            </w:ins>
          </w:p>
        </w:tc>
        <w:tc>
          <w:tcPr>
            <w:tcW w:w="975" w:type="dxa"/>
            <w:tcBorders>
              <w:top w:val="nil"/>
              <w:left w:val="nil"/>
              <w:bottom w:val="single" w:sz="4" w:space="0" w:color="000000"/>
              <w:right w:val="single" w:sz="4" w:space="0" w:color="000000"/>
            </w:tcBorders>
          </w:tcPr>
          <w:p w14:paraId="58FFA674" w14:textId="77777777" w:rsidR="00AD33AE" w:rsidRPr="0095479A" w:rsidRDefault="00AD33AE" w:rsidP="00AD33AE">
            <w:pPr>
              <w:pStyle w:val="Normal1"/>
              <w:widowControl w:val="0"/>
              <w:spacing w:line="240" w:lineRule="auto"/>
              <w:jc w:val="center"/>
              <w:rPr>
                <w:ins w:id="527" w:author="Laura H Spencer" w:date="2018-12-12T15:58:00Z"/>
                <w:b/>
                <w:sz w:val="18"/>
                <w:szCs w:val="18"/>
              </w:rPr>
            </w:pPr>
            <w:ins w:id="528" w:author="Laura H Spencer" w:date="2018-12-12T15:58:00Z">
              <w:r w:rsidRPr="0095479A">
                <w:rPr>
                  <w:b/>
                  <w:sz w:val="18"/>
                  <w:szCs w:val="18"/>
                </w:rPr>
                <w:t>p=</w:t>
              </w:r>
            </w:ins>
          </w:p>
          <w:p w14:paraId="131A6BEE" w14:textId="779E137F" w:rsidR="00AD33AE" w:rsidRPr="0095479A" w:rsidRDefault="00AD33AE" w:rsidP="00AD33AE">
            <w:pPr>
              <w:pStyle w:val="Normal1"/>
              <w:widowControl w:val="0"/>
              <w:spacing w:line="240" w:lineRule="auto"/>
              <w:jc w:val="center"/>
              <w:rPr>
                <w:b/>
                <w:sz w:val="18"/>
                <w:szCs w:val="18"/>
              </w:rPr>
            </w:pPr>
            <w:ins w:id="529" w:author="Laura H Spencer" w:date="2018-12-12T15:59:00Z">
              <w:r>
                <w:rPr>
                  <w:b/>
                  <w:sz w:val="18"/>
                  <w:szCs w:val="18"/>
                </w:rPr>
                <w:t>3</w:t>
              </w:r>
            </w:ins>
            <w:ins w:id="530" w:author="Laura H Spencer" w:date="2018-12-12T15:58:00Z">
              <w:r>
                <w:rPr>
                  <w:b/>
                  <w:sz w:val="18"/>
                  <w:szCs w:val="18"/>
                </w:rPr>
                <w:t>.</w:t>
              </w:r>
            </w:ins>
            <w:ins w:id="531" w:author="Laura H Spencer" w:date="2018-12-12T15:59:00Z">
              <w:r>
                <w:rPr>
                  <w:b/>
                  <w:sz w:val="18"/>
                  <w:szCs w:val="18"/>
                </w:rPr>
                <w:t>2</w:t>
              </w:r>
            </w:ins>
            <w:ins w:id="532" w:author="Laura H Spencer" w:date="2018-12-12T15:58:00Z">
              <w:r w:rsidRPr="0095479A">
                <w:rPr>
                  <w:b/>
                  <w:sz w:val="18"/>
                  <w:szCs w:val="18"/>
                </w:rPr>
                <w:t>e-</w:t>
              </w:r>
            </w:ins>
            <w:ins w:id="533" w:author="Laura H Spencer" w:date="2018-12-12T15:59:00Z">
              <w:r>
                <w:rPr>
                  <w:b/>
                  <w:sz w:val="18"/>
                  <w:szCs w:val="18"/>
                </w:rPr>
                <w:t>19</w:t>
              </w:r>
            </w:ins>
          </w:p>
        </w:tc>
      </w:tr>
      <w:tr w:rsidR="00D14180" w:rsidRPr="0095479A" w14:paraId="4EA7694E" w14:textId="77AB4C12"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97623E8" w14:textId="77777777" w:rsidR="00D14180" w:rsidRPr="0095479A" w:rsidRDefault="00D14180" w:rsidP="00D14180">
            <w:pPr>
              <w:pStyle w:val="Normal1"/>
              <w:widowControl w:val="0"/>
              <w:spacing w:line="240" w:lineRule="auto"/>
              <w:jc w:val="right"/>
              <w:rPr>
                <w:b/>
                <w:sz w:val="18"/>
                <w:szCs w:val="18"/>
              </w:rPr>
            </w:pPr>
            <w:r w:rsidRPr="0095479A">
              <w:rPr>
                <w:b/>
                <w:sz w:val="18"/>
                <w:szCs w:val="18"/>
              </w:rPr>
              <w:t xml:space="preserve"> DO Standard </w:t>
            </w:r>
            <w:proofErr w:type="gramStart"/>
            <w:r w:rsidRPr="0095479A">
              <w:rPr>
                <w:b/>
                <w:sz w:val="18"/>
                <w:szCs w:val="18"/>
              </w:rPr>
              <w:t>Deviation  (</w:t>
            </w:r>
            <w:proofErr w:type="gramEnd"/>
            <w:r w:rsidRPr="0095479A">
              <w:rPr>
                <w:b/>
                <w:sz w:val="18"/>
                <w:szCs w:val="18"/>
              </w:rPr>
              <w:t>mg/L)</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44C489B" w14:textId="77777777" w:rsidR="00D14180" w:rsidRPr="0095479A" w:rsidRDefault="00D14180" w:rsidP="00D14180">
            <w:pPr>
              <w:pStyle w:val="Normal1"/>
              <w:widowControl w:val="0"/>
              <w:spacing w:line="240" w:lineRule="auto"/>
              <w:jc w:val="center"/>
              <w:rPr>
                <w:sz w:val="18"/>
                <w:szCs w:val="18"/>
              </w:rPr>
            </w:pPr>
            <w:r w:rsidRPr="0095479A">
              <w:rPr>
                <w:i/>
                <w:sz w:val="18"/>
                <w:szCs w:val="18"/>
              </w:rPr>
              <w:t>failed</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5D8A4D88" w14:textId="77777777" w:rsidR="00D14180" w:rsidRPr="0095479A" w:rsidRDefault="00D14180" w:rsidP="00D14180">
            <w:pPr>
              <w:pStyle w:val="Normal1"/>
              <w:widowControl w:val="0"/>
              <w:spacing w:line="240" w:lineRule="auto"/>
              <w:jc w:val="center"/>
              <w:rPr>
                <w:sz w:val="18"/>
                <w:szCs w:val="18"/>
              </w:rPr>
            </w:pPr>
            <w:r w:rsidRPr="0095479A">
              <w:rPr>
                <w:sz w:val="18"/>
                <w:szCs w:val="18"/>
              </w:rPr>
              <w:t>5.7</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1DCD317A" w14:textId="77777777" w:rsidR="00D14180" w:rsidRPr="0095479A" w:rsidRDefault="00D14180" w:rsidP="00D14180">
            <w:pPr>
              <w:pStyle w:val="Normal1"/>
              <w:widowControl w:val="0"/>
              <w:spacing w:line="240" w:lineRule="auto"/>
              <w:jc w:val="center"/>
              <w:rPr>
                <w:sz w:val="18"/>
                <w:szCs w:val="18"/>
              </w:rPr>
            </w:pPr>
            <w:r w:rsidRPr="0095479A">
              <w:rPr>
                <w:sz w:val="18"/>
                <w:szCs w:val="18"/>
              </w:rPr>
              <w:t>3.9</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63EFCB57" w14:textId="77777777" w:rsidR="00D14180" w:rsidRPr="0095479A" w:rsidRDefault="00D14180" w:rsidP="00D14180">
            <w:pPr>
              <w:pStyle w:val="Normal1"/>
              <w:widowControl w:val="0"/>
              <w:spacing w:line="240" w:lineRule="auto"/>
              <w:jc w:val="center"/>
              <w:rPr>
                <w:sz w:val="18"/>
                <w:szCs w:val="18"/>
              </w:rPr>
            </w:pPr>
            <w:r w:rsidRPr="0095479A">
              <w:rPr>
                <w:sz w:val="18"/>
                <w:szCs w:val="18"/>
              </w:rPr>
              <w:t>3.9</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0158C763" w14:textId="77777777" w:rsidR="00D14180" w:rsidRPr="0095479A" w:rsidRDefault="00D14180" w:rsidP="00D14180">
            <w:pPr>
              <w:pStyle w:val="Normal1"/>
              <w:widowControl w:val="0"/>
              <w:spacing w:line="240" w:lineRule="auto"/>
              <w:jc w:val="center"/>
              <w:rPr>
                <w:sz w:val="18"/>
                <w:szCs w:val="18"/>
              </w:rPr>
            </w:pPr>
            <w:r w:rsidRPr="0095479A">
              <w:rPr>
                <w:sz w:val="18"/>
                <w:szCs w:val="18"/>
              </w:rPr>
              <w:t>2.6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45E5E154" w14:textId="77777777" w:rsidR="00D14180" w:rsidRPr="0095479A" w:rsidRDefault="00D14180" w:rsidP="00D14180">
            <w:pPr>
              <w:pStyle w:val="Normal1"/>
              <w:widowControl w:val="0"/>
              <w:spacing w:line="240" w:lineRule="auto"/>
              <w:jc w:val="center"/>
              <w:rPr>
                <w:sz w:val="18"/>
                <w:szCs w:val="18"/>
              </w:rPr>
            </w:pPr>
            <w:r w:rsidRPr="0095479A">
              <w:rPr>
                <w:sz w:val="18"/>
                <w:szCs w:val="18"/>
              </w:rPr>
              <w:t>1.9</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1F022E7B" w14:textId="77777777" w:rsidR="00D14180" w:rsidRPr="0095479A" w:rsidRDefault="00D14180" w:rsidP="00D14180">
            <w:pPr>
              <w:pStyle w:val="Normal1"/>
              <w:widowControl w:val="0"/>
              <w:spacing w:line="240" w:lineRule="auto"/>
              <w:jc w:val="center"/>
              <w:rPr>
                <w:sz w:val="18"/>
                <w:szCs w:val="18"/>
              </w:rPr>
            </w:pPr>
            <w:r w:rsidRPr="0095479A">
              <w:rPr>
                <w:sz w:val="18"/>
                <w:szCs w:val="18"/>
              </w:rPr>
              <w:t>1.5</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1BDF741" w14:textId="77777777" w:rsidR="00D14180" w:rsidRPr="0095479A" w:rsidRDefault="00D14180" w:rsidP="00D14180">
            <w:pPr>
              <w:pStyle w:val="Normal1"/>
              <w:widowControl w:val="0"/>
              <w:spacing w:line="240" w:lineRule="auto"/>
              <w:jc w:val="center"/>
              <w:rPr>
                <w:sz w:val="18"/>
                <w:szCs w:val="18"/>
              </w:rPr>
            </w:pPr>
            <w:r w:rsidRPr="0095479A">
              <w:rPr>
                <w:sz w:val="18"/>
                <w:szCs w:val="18"/>
              </w:rPr>
              <w:t>1.3</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606D6EE3" w14:textId="164C2598" w:rsidR="00D14180" w:rsidRDefault="00D14180" w:rsidP="00D14180">
            <w:pPr>
              <w:pStyle w:val="Normal1"/>
              <w:widowControl w:val="0"/>
              <w:spacing w:line="240" w:lineRule="auto"/>
              <w:jc w:val="center"/>
              <w:rPr>
                <w:ins w:id="534" w:author="Laura H Spencer" w:date="2018-12-12T16:05:00Z"/>
                <w:sz w:val="18"/>
                <w:szCs w:val="18"/>
              </w:rPr>
            </w:pPr>
            <w:r w:rsidRPr="0095479A">
              <w:rPr>
                <w:sz w:val="18"/>
                <w:szCs w:val="18"/>
              </w:rPr>
              <w:t>p=</w:t>
            </w:r>
          </w:p>
          <w:p w14:paraId="5FC358E5" w14:textId="7909D2BF" w:rsidR="00D14180" w:rsidRPr="0095479A" w:rsidRDefault="00D14180" w:rsidP="00D14180">
            <w:pPr>
              <w:pStyle w:val="Normal1"/>
              <w:widowControl w:val="0"/>
              <w:spacing w:line="240" w:lineRule="auto"/>
              <w:jc w:val="center"/>
              <w:rPr>
                <w:sz w:val="18"/>
                <w:szCs w:val="18"/>
              </w:rPr>
            </w:pPr>
            <w:ins w:id="535" w:author="Laura H Spencer" w:date="2018-12-12T16:05:00Z">
              <w:r>
                <w:rPr>
                  <w:sz w:val="18"/>
                  <w:szCs w:val="18"/>
                </w:rPr>
                <w:t>0.31</w:t>
              </w:r>
            </w:ins>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643632B0" w14:textId="77777777" w:rsidR="00D14180" w:rsidRPr="0095479A" w:rsidRDefault="00D14180" w:rsidP="00D14180">
            <w:pPr>
              <w:pStyle w:val="Normal1"/>
              <w:widowControl w:val="0"/>
              <w:spacing w:line="240" w:lineRule="auto"/>
              <w:jc w:val="center"/>
              <w:rPr>
                <w:b/>
                <w:sz w:val="18"/>
                <w:szCs w:val="18"/>
              </w:rPr>
            </w:pPr>
            <w:r w:rsidRPr="0095479A">
              <w:rPr>
                <w:b/>
                <w:sz w:val="18"/>
                <w:szCs w:val="18"/>
              </w:rPr>
              <w:t>p=</w:t>
            </w:r>
          </w:p>
          <w:p w14:paraId="0E43808D" w14:textId="052B4528" w:rsidR="00D14180" w:rsidRPr="0095479A" w:rsidRDefault="00D14180" w:rsidP="00D14180">
            <w:pPr>
              <w:pStyle w:val="Normal1"/>
              <w:widowControl w:val="0"/>
              <w:spacing w:line="240" w:lineRule="auto"/>
              <w:jc w:val="center"/>
              <w:rPr>
                <w:b/>
                <w:sz w:val="18"/>
                <w:szCs w:val="18"/>
              </w:rPr>
            </w:pPr>
            <w:ins w:id="536" w:author="Laura H Spencer" w:date="2018-12-12T16:04:00Z">
              <w:r>
                <w:rPr>
                  <w:b/>
                  <w:sz w:val="18"/>
                  <w:szCs w:val="18"/>
                </w:rPr>
                <w:t>4</w:t>
              </w:r>
            </w:ins>
            <w:r w:rsidRPr="0095479A">
              <w:rPr>
                <w:b/>
                <w:sz w:val="18"/>
                <w:szCs w:val="18"/>
              </w:rPr>
              <w:t>.</w:t>
            </w:r>
            <w:ins w:id="537" w:author="Laura H Spencer" w:date="2018-12-12T16:04:00Z">
              <w:r>
                <w:rPr>
                  <w:b/>
                  <w:sz w:val="18"/>
                  <w:szCs w:val="18"/>
                </w:rPr>
                <w:t>6</w:t>
              </w:r>
            </w:ins>
            <w:r w:rsidRPr="0095479A">
              <w:rPr>
                <w:b/>
                <w:sz w:val="18"/>
                <w:szCs w:val="18"/>
              </w:rPr>
              <w:t>e-</w:t>
            </w:r>
            <w:ins w:id="538" w:author="Laura H Spencer" w:date="2018-12-12T16:04:00Z">
              <w:r>
                <w:rPr>
                  <w:b/>
                  <w:sz w:val="18"/>
                  <w:szCs w:val="18"/>
                </w:rPr>
                <w:t>47</w:t>
              </w:r>
            </w:ins>
          </w:p>
        </w:tc>
        <w:tc>
          <w:tcPr>
            <w:tcW w:w="975" w:type="dxa"/>
            <w:tcBorders>
              <w:top w:val="nil"/>
              <w:left w:val="nil"/>
              <w:bottom w:val="single" w:sz="4" w:space="0" w:color="000000"/>
              <w:right w:val="single" w:sz="4" w:space="0" w:color="000000"/>
            </w:tcBorders>
          </w:tcPr>
          <w:p w14:paraId="15F4B4A0" w14:textId="77777777" w:rsidR="00D14180" w:rsidRDefault="00D14180" w:rsidP="00D14180">
            <w:pPr>
              <w:pStyle w:val="Normal1"/>
              <w:widowControl w:val="0"/>
              <w:spacing w:line="240" w:lineRule="auto"/>
              <w:jc w:val="center"/>
              <w:rPr>
                <w:ins w:id="539" w:author="Laura H Spencer" w:date="2018-12-12T16:09:00Z"/>
                <w:b/>
                <w:sz w:val="18"/>
                <w:szCs w:val="18"/>
              </w:rPr>
            </w:pPr>
            <w:ins w:id="540" w:author="Laura H Spencer" w:date="2018-12-12T16:09:00Z">
              <w:r w:rsidRPr="0095479A">
                <w:rPr>
                  <w:b/>
                  <w:sz w:val="18"/>
                  <w:szCs w:val="18"/>
                </w:rPr>
                <w:t>p=</w:t>
              </w:r>
            </w:ins>
          </w:p>
          <w:p w14:paraId="01923ABD" w14:textId="45A2C8CE" w:rsidR="00D14180" w:rsidRPr="0095479A" w:rsidRDefault="00D14180" w:rsidP="00D14180">
            <w:pPr>
              <w:pStyle w:val="Normal1"/>
              <w:widowControl w:val="0"/>
              <w:spacing w:line="240" w:lineRule="auto"/>
              <w:jc w:val="center"/>
              <w:rPr>
                <w:b/>
                <w:sz w:val="18"/>
                <w:szCs w:val="18"/>
              </w:rPr>
            </w:pPr>
            <w:ins w:id="541" w:author="Laura H Spencer" w:date="2018-12-12T16:09:00Z">
              <w:r>
                <w:rPr>
                  <w:b/>
                  <w:sz w:val="18"/>
                  <w:szCs w:val="18"/>
                </w:rPr>
                <w:t>2.8e-39</w:t>
              </w:r>
            </w:ins>
          </w:p>
        </w:tc>
      </w:tr>
      <w:tr w:rsidR="00D14180" w:rsidRPr="0095479A" w14:paraId="2C5711B8" w14:textId="61E42339"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77FA523" w14:textId="77777777" w:rsidR="00D14180" w:rsidRPr="0095479A" w:rsidRDefault="00D14180" w:rsidP="00D14180">
            <w:pPr>
              <w:pStyle w:val="Normal1"/>
              <w:widowControl w:val="0"/>
              <w:spacing w:line="240" w:lineRule="auto"/>
              <w:jc w:val="right"/>
              <w:rPr>
                <w:b/>
                <w:sz w:val="18"/>
                <w:szCs w:val="18"/>
              </w:rPr>
            </w:pPr>
            <w:r w:rsidRPr="0095479A">
              <w:rPr>
                <w:b/>
                <w:sz w:val="18"/>
                <w:szCs w:val="18"/>
              </w:rPr>
              <w:t>Mean Temp (°C)</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6EEF459"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15.1</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5820E2DB"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15.1</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00ABD450"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15.3</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5AFCB1FD"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15.2</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2B452834"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16.6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17242A69"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16.4</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617BB79D"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18.2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23FE816"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18.2</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48B77CF7" w14:textId="77777777" w:rsidR="00D14180" w:rsidRPr="0095479A" w:rsidRDefault="00D14180" w:rsidP="00D14180">
            <w:pPr>
              <w:pStyle w:val="Normal1"/>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241FBED" w14:textId="77777777" w:rsidR="00D14180" w:rsidRPr="0095479A" w:rsidRDefault="00D14180" w:rsidP="00D14180">
            <w:pPr>
              <w:pStyle w:val="Normal1"/>
              <w:widowControl w:val="0"/>
              <w:spacing w:line="240" w:lineRule="auto"/>
              <w:jc w:val="center"/>
              <w:rPr>
                <w:b/>
                <w:sz w:val="18"/>
                <w:szCs w:val="18"/>
              </w:rPr>
            </w:pPr>
            <w:r w:rsidRPr="0095479A">
              <w:rPr>
                <w:b/>
                <w:sz w:val="18"/>
                <w:szCs w:val="18"/>
              </w:rPr>
              <w:t>p=</w:t>
            </w:r>
          </w:p>
          <w:p w14:paraId="786A9806" w14:textId="416AC02D" w:rsidR="00D14180" w:rsidRPr="0095479A" w:rsidRDefault="00D14180" w:rsidP="00D14180">
            <w:pPr>
              <w:pStyle w:val="Normal1"/>
              <w:widowControl w:val="0"/>
              <w:spacing w:line="240" w:lineRule="auto"/>
              <w:jc w:val="center"/>
              <w:rPr>
                <w:b/>
                <w:sz w:val="18"/>
                <w:szCs w:val="18"/>
              </w:rPr>
            </w:pPr>
            <w:ins w:id="542" w:author="Laura H Spencer" w:date="2018-12-12T15:59:00Z">
              <w:r>
                <w:rPr>
                  <w:b/>
                  <w:sz w:val="18"/>
                  <w:szCs w:val="18"/>
                </w:rPr>
                <w:t>2.2</w:t>
              </w:r>
            </w:ins>
            <w:r w:rsidRPr="0095479A">
              <w:rPr>
                <w:b/>
                <w:sz w:val="18"/>
                <w:szCs w:val="18"/>
              </w:rPr>
              <w:t>e-</w:t>
            </w:r>
            <w:ins w:id="543" w:author="Laura H Spencer" w:date="2018-12-12T15:59:00Z">
              <w:r>
                <w:rPr>
                  <w:b/>
                  <w:sz w:val="18"/>
                  <w:szCs w:val="18"/>
                </w:rPr>
                <w:t>48</w:t>
              </w:r>
            </w:ins>
          </w:p>
        </w:tc>
        <w:tc>
          <w:tcPr>
            <w:tcW w:w="975" w:type="dxa"/>
            <w:tcBorders>
              <w:top w:val="nil"/>
              <w:left w:val="nil"/>
              <w:bottom w:val="single" w:sz="4" w:space="0" w:color="000000"/>
              <w:right w:val="single" w:sz="4" w:space="0" w:color="000000"/>
            </w:tcBorders>
          </w:tcPr>
          <w:p w14:paraId="3192408A" w14:textId="77777777" w:rsidR="00D14180" w:rsidRPr="0095479A" w:rsidRDefault="00D14180" w:rsidP="00D14180">
            <w:pPr>
              <w:pStyle w:val="Normal1"/>
              <w:widowControl w:val="0"/>
              <w:spacing w:line="240" w:lineRule="auto"/>
              <w:jc w:val="center"/>
              <w:rPr>
                <w:ins w:id="544" w:author="Laura H Spencer" w:date="2018-12-12T15:59:00Z"/>
                <w:b/>
                <w:sz w:val="18"/>
                <w:szCs w:val="18"/>
              </w:rPr>
            </w:pPr>
            <w:ins w:id="545" w:author="Laura H Spencer" w:date="2018-12-12T15:59:00Z">
              <w:r w:rsidRPr="0095479A">
                <w:rPr>
                  <w:b/>
                  <w:sz w:val="18"/>
                  <w:szCs w:val="18"/>
                </w:rPr>
                <w:t>p=</w:t>
              </w:r>
            </w:ins>
          </w:p>
          <w:p w14:paraId="08283540" w14:textId="582CA2D1" w:rsidR="00D14180" w:rsidRPr="0095479A" w:rsidRDefault="00D14180" w:rsidP="00D14180">
            <w:pPr>
              <w:pStyle w:val="Normal1"/>
              <w:widowControl w:val="0"/>
              <w:spacing w:line="240" w:lineRule="auto"/>
              <w:jc w:val="center"/>
              <w:rPr>
                <w:b/>
                <w:sz w:val="18"/>
                <w:szCs w:val="18"/>
              </w:rPr>
            </w:pPr>
            <w:ins w:id="546" w:author="Laura H Spencer" w:date="2018-12-12T16:00:00Z">
              <w:r>
                <w:rPr>
                  <w:b/>
                  <w:sz w:val="18"/>
                  <w:szCs w:val="18"/>
                </w:rPr>
                <w:t>1.2e-36</w:t>
              </w:r>
            </w:ins>
          </w:p>
        </w:tc>
      </w:tr>
      <w:tr w:rsidR="00D14180" w:rsidRPr="0095479A" w14:paraId="0EA60D1E" w14:textId="098F9AA4"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34F9D48" w14:textId="77777777" w:rsidR="00D14180" w:rsidRPr="0095479A" w:rsidRDefault="00D14180" w:rsidP="00D14180">
            <w:pPr>
              <w:pStyle w:val="Normal1"/>
              <w:widowControl w:val="0"/>
              <w:spacing w:line="240" w:lineRule="auto"/>
              <w:jc w:val="right"/>
              <w:rPr>
                <w:b/>
                <w:sz w:val="18"/>
                <w:szCs w:val="18"/>
              </w:rPr>
            </w:pPr>
            <w:r w:rsidRPr="0095479A">
              <w:rPr>
                <w:b/>
                <w:sz w:val="18"/>
                <w:szCs w:val="18"/>
              </w:rPr>
              <w:t>Temp Standard Deviation (°C)</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0519A0A"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1.6</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158F4508"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1.6</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3457FDC0"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2.1</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2EAE9148"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2.4</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7A084B86"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2B4641C0"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1.6</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41553625"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7D0B09A5" w14:textId="77777777" w:rsidR="00D14180" w:rsidRPr="0095479A" w:rsidRDefault="00D14180" w:rsidP="00D14180">
            <w:pPr>
              <w:pStyle w:val="Normal1"/>
              <w:widowControl w:val="0"/>
              <w:spacing w:line="240" w:lineRule="auto"/>
              <w:jc w:val="center"/>
              <w:rPr>
                <w:sz w:val="18"/>
                <w:szCs w:val="18"/>
              </w:rPr>
            </w:pPr>
            <w:r w:rsidRPr="0095479A">
              <w:rPr>
                <w:sz w:val="18"/>
                <w:szCs w:val="18"/>
              </w:rPr>
              <w:t xml:space="preserve"> 1.2</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2C5E90D3" w14:textId="19AF611C" w:rsidR="00D14180" w:rsidRDefault="00D14180" w:rsidP="00D14180">
            <w:pPr>
              <w:pStyle w:val="Normal1"/>
              <w:widowControl w:val="0"/>
              <w:spacing w:line="240" w:lineRule="auto"/>
              <w:jc w:val="center"/>
              <w:rPr>
                <w:ins w:id="547" w:author="Laura H Spencer" w:date="2018-12-12T16:06:00Z"/>
                <w:sz w:val="18"/>
                <w:szCs w:val="18"/>
              </w:rPr>
            </w:pPr>
            <w:r w:rsidRPr="0095479A">
              <w:rPr>
                <w:sz w:val="18"/>
                <w:szCs w:val="18"/>
              </w:rPr>
              <w:t>p=</w:t>
            </w:r>
          </w:p>
          <w:p w14:paraId="2B7E07D6" w14:textId="68A98C40" w:rsidR="00D14180" w:rsidRPr="0095479A" w:rsidRDefault="00D14180" w:rsidP="00D14180">
            <w:pPr>
              <w:pStyle w:val="Normal1"/>
              <w:widowControl w:val="0"/>
              <w:spacing w:line="240" w:lineRule="auto"/>
              <w:jc w:val="center"/>
              <w:rPr>
                <w:sz w:val="18"/>
                <w:szCs w:val="18"/>
              </w:rPr>
            </w:pPr>
            <w:ins w:id="548" w:author="Laura H Spencer" w:date="2018-12-12T16:06:00Z">
              <w:r>
                <w:rPr>
                  <w:sz w:val="18"/>
                  <w:szCs w:val="18"/>
                </w:rPr>
                <w:t>0.90</w:t>
              </w:r>
            </w:ins>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1AB958EB" w14:textId="77777777" w:rsidR="00D14180" w:rsidRDefault="00D14180" w:rsidP="00D14180">
            <w:pPr>
              <w:pStyle w:val="Normal1"/>
              <w:widowControl w:val="0"/>
              <w:spacing w:line="240" w:lineRule="auto"/>
              <w:jc w:val="center"/>
              <w:rPr>
                <w:ins w:id="549" w:author="Laura H Spencer" w:date="2018-12-12T16:06:00Z"/>
                <w:sz w:val="18"/>
                <w:szCs w:val="18"/>
              </w:rPr>
            </w:pPr>
            <w:r w:rsidRPr="0095479A">
              <w:rPr>
                <w:sz w:val="18"/>
                <w:szCs w:val="18"/>
              </w:rPr>
              <w:t>p=</w:t>
            </w:r>
          </w:p>
          <w:p w14:paraId="1CFF7130" w14:textId="09DA3ED9" w:rsidR="00D14180" w:rsidRPr="0095479A" w:rsidRDefault="00D14180" w:rsidP="00D14180">
            <w:pPr>
              <w:pStyle w:val="Normal1"/>
              <w:widowControl w:val="0"/>
              <w:spacing w:line="240" w:lineRule="auto"/>
              <w:jc w:val="center"/>
              <w:rPr>
                <w:sz w:val="18"/>
                <w:szCs w:val="18"/>
              </w:rPr>
            </w:pPr>
            <w:ins w:id="550" w:author="Laura H Spencer" w:date="2018-12-12T16:06:00Z">
              <w:r>
                <w:rPr>
                  <w:sz w:val="18"/>
                  <w:szCs w:val="18"/>
                </w:rPr>
                <w:t>0.05</w:t>
              </w:r>
            </w:ins>
            <w:r w:rsidRPr="0095479A">
              <w:rPr>
                <w:sz w:val="18"/>
                <w:szCs w:val="18"/>
              </w:rPr>
              <w:t xml:space="preserve"> </w:t>
            </w:r>
          </w:p>
        </w:tc>
        <w:tc>
          <w:tcPr>
            <w:tcW w:w="975" w:type="dxa"/>
            <w:tcBorders>
              <w:top w:val="nil"/>
              <w:left w:val="nil"/>
              <w:bottom w:val="single" w:sz="4" w:space="0" w:color="000000"/>
              <w:right w:val="single" w:sz="4" w:space="0" w:color="000000"/>
            </w:tcBorders>
          </w:tcPr>
          <w:p w14:paraId="652C3681" w14:textId="1717226B" w:rsidR="00D14180" w:rsidRPr="0095479A" w:rsidRDefault="00D14180" w:rsidP="00D14180">
            <w:pPr>
              <w:pStyle w:val="Normal1"/>
              <w:widowControl w:val="0"/>
              <w:spacing w:line="240" w:lineRule="auto"/>
              <w:jc w:val="center"/>
              <w:rPr>
                <w:sz w:val="18"/>
                <w:szCs w:val="18"/>
              </w:rPr>
            </w:pPr>
            <w:ins w:id="551" w:author="Laura H Spencer" w:date="2018-12-12T16:10:00Z">
              <w:r>
                <w:rPr>
                  <w:sz w:val="18"/>
                  <w:szCs w:val="18"/>
                </w:rPr>
                <w:t>p=1</w:t>
              </w:r>
            </w:ins>
          </w:p>
        </w:tc>
      </w:tr>
      <w:tr w:rsidR="00D14180" w:rsidRPr="0095479A" w14:paraId="1E1C4B76" w14:textId="6C33E427"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51E0BD" w14:textId="77777777" w:rsidR="00D14180" w:rsidRPr="0095479A" w:rsidRDefault="00D14180" w:rsidP="00D14180">
            <w:pPr>
              <w:pStyle w:val="Normal1"/>
              <w:widowControl w:val="0"/>
              <w:spacing w:line="240" w:lineRule="auto"/>
              <w:jc w:val="right"/>
              <w:rPr>
                <w:b/>
                <w:sz w:val="18"/>
                <w:szCs w:val="18"/>
              </w:rPr>
            </w:pPr>
            <w:r w:rsidRPr="0095479A">
              <w:rPr>
                <w:b/>
                <w:sz w:val="18"/>
                <w:szCs w:val="18"/>
              </w:rPr>
              <w:t>Mean Salinity (ppt)</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72765E9" w14:textId="77777777" w:rsidR="00D14180" w:rsidRPr="0095479A" w:rsidRDefault="00D14180" w:rsidP="00D14180">
            <w:pPr>
              <w:pStyle w:val="Normal1"/>
              <w:widowControl w:val="0"/>
              <w:spacing w:line="240" w:lineRule="auto"/>
              <w:jc w:val="center"/>
              <w:rPr>
                <w:sz w:val="18"/>
                <w:szCs w:val="18"/>
              </w:rPr>
            </w:pPr>
            <w:r w:rsidRPr="0095479A">
              <w:rPr>
                <w:sz w:val="18"/>
                <w:szCs w:val="18"/>
              </w:rPr>
              <w:t>30.2</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4D7D7EC6" w14:textId="77777777" w:rsidR="00D14180" w:rsidRPr="0095479A" w:rsidRDefault="00D14180" w:rsidP="00D14180">
            <w:pPr>
              <w:pStyle w:val="Normal1"/>
              <w:widowControl w:val="0"/>
              <w:spacing w:line="240" w:lineRule="auto"/>
              <w:jc w:val="center"/>
              <w:rPr>
                <w:sz w:val="18"/>
                <w:szCs w:val="18"/>
              </w:rPr>
            </w:pPr>
            <w:r w:rsidRPr="0095479A">
              <w:rPr>
                <w:sz w:val="18"/>
                <w:szCs w:val="18"/>
              </w:rPr>
              <w:t>*29.1</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vAlign w:val="center"/>
          </w:tcPr>
          <w:p w14:paraId="627557AE" w14:textId="77777777" w:rsidR="00D14180" w:rsidRPr="0095479A" w:rsidRDefault="00D14180" w:rsidP="00D14180">
            <w:pPr>
              <w:pStyle w:val="Normal1"/>
              <w:widowControl w:val="0"/>
              <w:spacing w:line="240" w:lineRule="auto"/>
              <w:jc w:val="center"/>
              <w:rPr>
                <w:sz w:val="18"/>
                <w:szCs w:val="18"/>
              </w:rPr>
            </w:pPr>
            <w:r w:rsidRPr="0095479A">
              <w:rPr>
                <w:sz w:val="18"/>
                <w:szCs w:val="18"/>
              </w:rPr>
              <w:t>23.4</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AB1A1AD" w14:textId="77777777" w:rsidR="00D14180" w:rsidRPr="0095479A" w:rsidRDefault="00D14180" w:rsidP="00D14180">
            <w:pPr>
              <w:pStyle w:val="Normal1"/>
              <w:widowControl w:val="0"/>
              <w:spacing w:line="240" w:lineRule="auto"/>
              <w:jc w:val="center"/>
              <w:rPr>
                <w:i/>
                <w:sz w:val="18"/>
                <w:szCs w:val="18"/>
              </w:rPr>
            </w:pPr>
            <w:r w:rsidRPr="0095479A">
              <w:rPr>
                <w:i/>
                <w:sz w:val="18"/>
                <w:szCs w:val="18"/>
              </w:rPr>
              <w:t>failed</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1B94402B" w14:textId="77777777" w:rsidR="00D14180" w:rsidRPr="0095479A" w:rsidRDefault="00D14180" w:rsidP="00D14180">
            <w:pPr>
              <w:pStyle w:val="Normal1"/>
              <w:widowControl w:val="0"/>
              <w:spacing w:line="240" w:lineRule="auto"/>
              <w:jc w:val="center"/>
              <w:rPr>
                <w:sz w:val="18"/>
                <w:szCs w:val="18"/>
              </w:rPr>
            </w:pPr>
            <w:r w:rsidRPr="0095479A">
              <w:rPr>
                <w:i/>
                <w:sz w:val="18"/>
                <w:szCs w:val="18"/>
              </w:rPr>
              <w:t>failed</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216E6EB1" w14:textId="77777777" w:rsidR="00D14180" w:rsidRPr="0095479A" w:rsidRDefault="00D14180" w:rsidP="00D14180">
            <w:pPr>
              <w:pStyle w:val="Normal1"/>
              <w:widowControl w:val="0"/>
              <w:spacing w:line="240" w:lineRule="auto"/>
              <w:jc w:val="center"/>
              <w:rPr>
                <w:sz w:val="18"/>
                <w:szCs w:val="18"/>
              </w:rPr>
            </w:pPr>
            <w:r w:rsidRPr="0095479A">
              <w:rPr>
                <w:sz w:val="18"/>
                <w:szCs w:val="18"/>
              </w:rPr>
              <w:t>24.7</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24993134" w14:textId="77777777" w:rsidR="00D14180" w:rsidRPr="0095479A" w:rsidRDefault="00D14180" w:rsidP="00D14180">
            <w:pPr>
              <w:pStyle w:val="Normal1"/>
              <w:widowControl w:val="0"/>
              <w:spacing w:line="240" w:lineRule="auto"/>
              <w:jc w:val="center"/>
              <w:rPr>
                <w:sz w:val="18"/>
                <w:szCs w:val="18"/>
              </w:rPr>
            </w:pPr>
            <w:r w:rsidRPr="0095479A">
              <w:rPr>
                <w:sz w:val="18"/>
                <w:szCs w:val="18"/>
              </w:rPr>
              <w:t>27.3</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24015482" w14:textId="77777777" w:rsidR="00D14180" w:rsidRPr="0095479A" w:rsidRDefault="00D14180" w:rsidP="00D14180">
            <w:pPr>
              <w:pStyle w:val="Normal1"/>
              <w:widowControl w:val="0"/>
              <w:spacing w:line="240" w:lineRule="auto"/>
              <w:jc w:val="center"/>
              <w:rPr>
                <w:sz w:val="18"/>
                <w:szCs w:val="18"/>
              </w:rPr>
            </w:pPr>
            <w:r w:rsidRPr="0095479A">
              <w:rPr>
                <w:sz w:val="18"/>
                <w:szCs w:val="18"/>
              </w:rPr>
              <w:t>*24.4</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6213D70A" w14:textId="77777777" w:rsidR="00D14180" w:rsidRPr="0095479A" w:rsidRDefault="00D14180" w:rsidP="00D14180">
            <w:pPr>
              <w:pStyle w:val="Normal1"/>
              <w:widowControl w:val="0"/>
              <w:spacing w:line="240" w:lineRule="auto"/>
              <w:jc w:val="center"/>
              <w:rPr>
                <w:sz w:val="18"/>
                <w:szCs w:val="18"/>
              </w:rPr>
            </w:pPr>
            <w:r w:rsidRPr="0095479A">
              <w:rPr>
                <w:sz w:val="18"/>
                <w:szCs w:val="18"/>
              </w:rPr>
              <w:t>*Not tested</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2E2D9657" w14:textId="77777777" w:rsidR="00D14180" w:rsidRPr="0095479A" w:rsidRDefault="00D14180" w:rsidP="00D14180">
            <w:pPr>
              <w:pStyle w:val="Normal1"/>
              <w:widowControl w:val="0"/>
              <w:spacing w:line="240" w:lineRule="auto"/>
              <w:jc w:val="center"/>
              <w:rPr>
                <w:b/>
                <w:sz w:val="18"/>
                <w:szCs w:val="18"/>
              </w:rPr>
            </w:pPr>
            <w:r w:rsidRPr="0095479A">
              <w:rPr>
                <w:b/>
                <w:sz w:val="18"/>
                <w:szCs w:val="18"/>
              </w:rPr>
              <w:t>*p=</w:t>
            </w:r>
          </w:p>
          <w:p w14:paraId="25ED5D2D" w14:textId="5F327672" w:rsidR="00D14180" w:rsidRPr="0095479A" w:rsidRDefault="00D14180" w:rsidP="00D14180">
            <w:pPr>
              <w:pStyle w:val="Normal1"/>
              <w:widowControl w:val="0"/>
              <w:spacing w:line="240" w:lineRule="auto"/>
              <w:jc w:val="center"/>
              <w:rPr>
                <w:b/>
                <w:sz w:val="18"/>
                <w:szCs w:val="18"/>
              </w:rPr>
            </w:pPr>
            <w:ins w:id="552" w:author="Laura H Spencer" w:date="2018-12-12T16:00:00Z">
              <w:r>
                <w:rPr>
                  <w:b/>
                  <w:sz w:val="18"/>
                  <w:szCs w:val="18"/>
                </w:rPr>
                <w:t>2.3</w:t>
              </w:r>
            </w:ins>
            <w:r w:rsidRPr="0095479A">
              <w:rPr>
                <w:b/>
                <w:sz w:val="18"/>
                <w:szCs w:val="18"/>
              </w:rPr>
              <w:t>e-</w:t>
            </w:r>
            <w:ins w:id="553" w:author="Laura H Spencer" w:date="2018-12-12T16:01:00Z">
              <w:r>
                <w:rPr>
                  <w:b/>
                  <w:sz w:val="18"/>
                  <w:szCs w:val="18"/>
                </w:rPr>
                <w:t>54</w:t>
              </w:r>
            </w:ins>
          </w:p>
        </w:tc>
        <w:tc>
          <w:tcPr>
            <w:tcW w:w="975" w:type="dxa"/>
            <w:tcBorders>
              <w:top w:val="nil"/>
              <w:left w:val="nil"/>
              <w:bottom w:val="single" w:sz="4" w:space="0" w:color="000000"/>
              <w:right w:val="single" w:sz="4" w:space="0" w:color="000000"/>
            </w:tcBorders>
          </w:tcPr>
          <w:p w14:paraId="1C46FCA5" w14:textId="77777777" w:rsidR="00D14180" w:rsidRDefault="00D14180" w:rsidP="00D14180">
            <w:pPr>
              <w:pStyle w:val="Normal1"/>
              <w:widowControl w:val="0"/>
              <w:spacing w:line="240" w:lineRule="auto"/>
              <w:jc w:val="center"/>
              <w:rPr>
                <w:ins w:id="554" w:author="Laura H Spencer" w:date="2018-12-12T16:02:00Z"/>
                <w:b/>
                <w:sz w:val="18"/>
                <w:szCs w:val="18"/>
              </w:rPr>
            </w:pPr>
            <w:ins w:id="555" w:author="Laura H Spencer" w:date="2018-12-12T16:01:00Z">
              <w:r w:rsidRPr="0095479A">
                <w:rPr>
                  <w:b/>
                  <w:sz w:val="18"/>
                  <w:szCs w:val="18"/>
                </w:rPr>
                <w:t>p=</w:t>
              </w:r>
              <w:r>
                <w:rPr>
                  <w:b/>
                  <w:sz w:val="18"/>
                  <w:szCs w:val="18"/>
                </w:rPr>
                <w:t xml:space="preserve"> </w:t>
              </w:r>
            </w:ins>
          </w:p>
          <w:p w14:paraId="1DC49E96" w14:textId="13CC362C" w:rsidR="00D14180" w:rsidRPr="0095479A" w:rsidRDefault="00D14180" w:rsidP="00D14180">
            <w:pPr>
              <w:pStyle w:val="Normal1"/>
              <w:widowControl w:val="0"/>
              <w:spacing w:line="240" w:lineRule="auto"/>
              <w:jc w:val="center"/>
              <w:rPr>
                <w:b/>
                <w:sz w:val="18"/>
                <w:szCs w:val="18"/>
              </w:rPr>
            </w:pPr>
            <w:ins w:id="556" w:author="Laura H Spencer" w:date="2018-12-12T16:01:00Z">
              <w:r>
                <w:rPr>
                  <w:b/>
                  <w:sz w:val="18"/>
                  <w:szCs w:val="18"/>
                </w:rPr>
                <w:t>0.30</w:t>
              </w:r>
            </w:ins>
          </w:p>
        </w:tc>
      </w:tr>
      <w:tr w:rsidR="00D14180" w:rsidRPr="0095479A" w14:paraId="23382A6A" w14:textId="1B04A20F" w:rsidTr="00790271">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87A59D" w14:textId="77777777" w:rsidR="00D14180" w:rsidRPr="0095479A" w:rsidRDefault="00D14180" w:rsidP="00D14180">
            <w:pPr>
              <w:pStyle w:val="Normal1"/>
              <w:widowControl w:val="0"/>
              <w:spacing w:line="240" w:lineRule="auto"/>
              <w:jc w:val="right"/>
              <w:rPr>
                <w:b/>
                <w:sz w:val="18"/>
                <w:szCs w:val="18"/>
              </w:rPr>
            </w:pPr>
            <w:r w:rsidRPr="0095479A">
              <w:rPr>
                <w:b/>
                <w:sz w:val="18"/>
                <w:szCs w:val="18"/>
              </w:rPr>
              <w:t>Salinity Standard Deviation (ppt)</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E95744" w14:textId="77777777" w:rsidR="00D14180" w:rsidRPr="0095479A" w:rsidRDefault="00D14180" w:rsidP="00D14180">
            <w:pPr>
              <w:pStyle w:val="Normal1"/>
              <w:widowControl w:val="0"/>
              <w:spacing w:line="240" w:lineRule="auto"/>
              <w:jc w:val="center"/>
              <w:rPr>
                <w:sz w:val="18"/>
                <w:szCs w:val="18"/>
              </w:rPr>
            </w:pPr>
            <w:r w:rsidRPr="0095479A">
              <w:rPr>
                <w:sz w:val="18"/>
                <w:szCs w:val="18"/>
              </w:rPr>
              <w:t>0.4</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36C5C6BC" w14:textId="77777777" w:rsidR="00D14180" w:rsidRPr="0095479A" w:rsidRDefault="00D14180" w:rsidP="00D14180">
            <w:pPr>
              <w:pStyle w:val="Normal1"/>
              <w:widowControl w:val="0"/>
              <w:spacing w:line="240" w:lineRule="auto"/>
              <w:jc w:val="center"/>
              <w:rPr>
                <w:sz w:val="18"/>
                <w:szCs w:val="18"/>
              </w:rPr>
            </w:pPr>
            <w:r w:rsidRPr="0095479A">
              <w:rPr>
                <w:sz w:val="18"/>
                <w:szCs w:val="18"/>
              </w:rPr>
              <w:t>*0.34</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vAlign w:val="center"/>
          </w:tcPr>
          <w:p w14:paraId="5C65FE06" w14:textId="77777777" w:rsidR="00D14180" w:rsidRPr="0095479A" w:rsidRDefault="00D14180" w:rsidP="00D14180">
            <w:pPr>
              <w:pStyle w:val="Normal1"/>
              <w:widowControl w:val="0"/>
              <w:spacing w:line="240" w:lineRule="auto"/>
              <w:jc w:val="center"/>
              <w:rPr>
                <w:sz w:val="18"/>
                <w:szCs w:val="18"/>
              </w:rPr>
            </w:pPr>
            <w:r w:rsidRPr="0095479A">
              <w:rPr>
                <w:sz w:val="18"/>
                <w:szCs w:val="18"/>
              </w:rPr>
              <w:t>1.3</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FCF2351" w14:textId="77777777" w:rsidR="00D14180" w:rsidRPr="0095479A" w:rsidRDefault="00D14180" w:rsidP="00D14180">
            <w:pPr>
              <w:pStyle w:val="Normal1"/>
              <w:widowControl w:val="0"/>
              <w:spacing w:line="240" w:lineRule="auto"/>
              <w:jc w:val="center"/>
              <w:rPr>
                <w:i/>
                <w:sz w:val="18"/>
                <w:szCs w:val="18"/>
              </w:rPr>
            </w:pPr>
            <w:r w:rsidRPr="0095479A">
              <w:rPr>
                <w:i/>
                <w:sz w:val="18"/>
                <w:szCs w:val="18"/>
              </w:rPr>
              <w:t>failed</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588AACEC" w14:textId="77777777" w:rsidR="00D14180" w:rsidRPr="0095479A" w:rsidRDefault="00D14180" w:rsidP="00D14180">
            <w:pPr>
              <w:pStyle w:val="Normal1"/>
              <w:widowControl w:val="0"/>
              <w:spacing w:line="240" w:lineRule="auto"/>
              <w:jc w:val="center"/>
              <w:rPr>
                <w:sz w:val="18"/>
                <w:szCs w:val="18"/>
              </w:rPr>
            </w:pPr>
            <w:r w:rsidRPr="0095479A">
              <w:rPr>
                <w:i/>
                <w:sz w:val="18"/>
                <w:szCs w:val="18"/>
              </w:rPr>
              <w:t>failed</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5B18B30C" w14:textId="77777777" w:rsidR="00D14180" w:rsidRPr="0095479A" w:rsidRDefault="00D14180" w:rsidP="00D14180">
            <w:pPr>
              <w:pStyle w:val="Normal1"/>
              <w:widowControl w:val="0"/>
              <w:spacing w:line="240" w:lineRule="auto"/>
              <w:jc w:val="center"/>
              <w:rPr>
                <w:sz w:val="18"/>
                <w:szCs w:val="18"/>
              </w:rPr>
            </w:pPr>
            <w:r w:rsidRPr="0095479A">
              <w:rPr>
                <w:sz w:val="18"/>
                <w:szCs w:val="18"/>
              </w:rPr>
              <w:t>1.2</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5D99C0FA" w14:textId="77777777" w:rsidR="00D14180" w:rsidRPr="0095479A" w:rsidRDefault="00D14180" w:rsidP="00D14180">
            <w:pPr>
              <w:pStyle w:val="Normal1"/>
              <w:widowControl w:val="0"/>
              <w:spacing w:line="240" w:lineRule="auto"/>
              <w:jc w:val="center"/>
              <w:rPr>
                <w:sz w:val="18"/>
                <w:szCs w:val="18"/>
              </w:rPr>
            </w:pPr>
            <w:r w:rsidRPr="0095479A">
              <w:rPr>
                <w:sz w:val="18"/>
                <w:szCs w:val="18"/>
              </w:rPr>
              <w:t>0.70</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E8D2D0E" w14:textId="77777777" w:rsidR="00D14180" w:rsidRPr="0095479A" w:rsidRDefault="00D14180" w:rsidP="00D14180">
            <w:pPr>
              <w:pStyle w:val="Normal1"/>
              <w:widowControl w:val="0"/>
              <w:spacing w:line="240" w:lineRule="auto"/>
              <w:jc w:val="center"/>
              <w:rPr>
                <w:sz w:val="18"/>
                <w:szCs w:val="18"/>
              </w:rPr>
            </w:pPr>
            <w:r w:rsidRPr="0095479A">
              <w:rPr>
                <w:sz w:val="18"/>
                <w:szCs w:val="18"/>
              </w:rPr>
              <w:t>*1.1</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906640D" w14:textId="77777777" w:rsidR="00D14180" w:rsidRPr="0095479A" w:rsidRDefault="00D14180" w:rsidP="00D14180">
            <w:pPr>
              <w:pStyle w:val="Normal1"/>
              <w:widowControl w:val="0"/>
              <w:spacing w:line="240" w:lineRule="auto"/>
              <w:jc w:val="center"/>
              <w:rPr>
                <w:sz w:val="18"/>
                <w:szCs w:val="18"/>
              </w:rPr>
            </w:pPr>
            <w:r w:rsidRPr="0095479A">
              <w:rPr>
                <w:sz w:val="18"/>
                <w:szCs w:val="18"/>
              </w:rPr>
              <w:t>*Not tested</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5392B34" w14:textId="77777777" w:rsidR="00D14180" w:rsidRPr="0095479A" w:rsidRDefault="00D14180" w:rsidP="00D14180">
            <w:pPr>
              <w:pStyle w:val="Normal1"/>
              <w:widowControl w:val="0"/>
              <w:spacing w:line="240" w:lineRule="auto"/>
              <w:jc w:val="center"/>
              <w:rPr>
                <w:b/>
                <w:sz w:val="18"/>
                <w:szCs w:val="18"/>
              </w:rPr>
            </w:pPr>
            <w:r w:rsidRPr="0095479A">
              <w:rPr>
                <w:b/>
                <w:sz w:val="18"/>
                <w:szCs w:val="18"/>
              </w:rPr>
              <w:t>*p=</w:t>
            </w:r>
          </w:p>
          <w:p w14:paraId="3D3B339F" w14:textId="07D0131C" w:rsidR="00D14180" w:rsidRPr="0095479A" w:rsidRDefault="00210796" w:rsidP="00D14180">
            <w:pPr>
              <w:pStyle w:val="Normal1"/>
              <w:widowControl w:val="0"/>
              <w:spacing w:line="240" w:lineRule="auto"/>
              <w:jc w:val="center"/>
              <w:rPr>
                <w:b/>
                <w:sz w:val="18"/>
                <w:szCs w:val="18"/>
              </w:rPr>
            </w:pPr>
            <w:ins w:id="557" w:author="Laura H Spencer" w:date="2018-12-12T16:13:00Z">
              <w:r>
                <w:rPr>
                  <w:b/>
                  <w:sz w:val="18"/>
                  <w:szCs w:val="18"/>
                </w:rPr>
                <w:t>2.6</w:t>
              </w:r>
            </w:ins>
            <w:r w:rsidR="00D14180" w:rsidRPr="0095479A">
              <w:rPr>
                <w:b/>
                <w:sz w:val="18"/>
                <w:szCs w:val="18"/>
              </w:rPr>
              <w:t>e-</w:t>
            </w:r>
            <w:ins w:id="558" w:author="Laura H Spencer" w:date="2018-12-12T16:13:00Z">
              <w:r>
                <w:rPr>
                  <w:b/>
                  <w:sz w:val="18"/>
                  <w:szCs w:val="18"/>
                </w:rPr>
                <w:t>3</w:t>
              </w:r>
            </w:ins>
          </w:p>
        </w:tc>
        <w:tc>
          <w:tcPr>
            <w:tcW w:w="975" w:type="dxa"/>
            <w:tcBorders>
              <w:top w:val="nil"/>
              <w:left w:val="nil"/>
              <w:bottom w:val="single" w:sz="4" w:space="0" w:color="000000"/>
              <w:right w:val="single" w:sz="4" w:space="0" w:color="000000"/>
            </w:tcBorders>
          </w:tcPr>
          <w:p w14:paraId="6458FE56" w14:textId="77777777" w:rsidR="00D14180" w:rsidRDefault="00D14180" w:rsidP="00D14180">
            <w:pPr>
              <w:pStyle w:val="Normal1"/>
              <w:widowControl w:val="0"/>
              <w:spacing w:line="240" w:lineRule="auto"/>
              <w:jc w:val="center"/>
              <w:rPr>
                <w:ins w:id="559" w:author="Laura H Spencer" w:date="2018-12-12T16:11:00Z"/>
                <w:b/>
                <w:sz w:val="18"/>
                <w:szCs w:val="18"/>
              </w:rPr>
            </w:pPr>
            <w:ins w:id="560" w:author="Laura H Spencer" w:date="2018-12-12T16:11:00Z">
              <w:r>
                <w:rPr>
                  <w:b/>
                  <w:sz w:val="18"/>
                  <w:szCs w:val="18"/>
                </w:rPr>
                <w:t>p=</w:t>
              </w:r>
            </w:ins>
          </w:p>
          <w:p w14:paraId="1BC9CA74" w14:textId="6F031567" w:rsidR="00D14180" w:rsidRPr="0095479A" w:rsidRDefault="00D14180" w:rsidP="00D14180">
            <w:pPr>
              <w:pStyle w:val="Normal1"/>
              <w:widowControl w:val="0"/>
              <w:spacing w:line="240" w:lineRule="auto"/>
              <w:jc w:val="center"/>
              <w:rPr>
                <w:b/>
                <w:sz w:val="18"/>
                <w:szCs w:val="18"/>
              </w:rPr>
            </w:pPr>
            <w:ins w:id="561" w:author="Laura H Spencer" w:date="2018-12-12T16:11:00Z">
              <w:r>
                <w:rPr>
                  <w:b/>
                  <w:sz w:val="18"/>
                  <w:szCs w:val="18"/>
                </w:rPr>
                <w:t>0.12</w:t>
              </w:r>
            </w:ins>
          </w:p>
        </w:tc>
      </w:tr>
    </w:tbl>
    <w:p w14:paraId="3CBFDB35" w14:textId="77777777" w:rsidR="00014A2A" w:rsidRPr="004A045C" w:rsidRDefault="00014A2A" w:rsidP="00261288">
      <w:pPr>
        <w:pStyle w:val="Normal1"/>
        <w:suppressLineNumbers/>
        <w:spacing w:line="240" w:lineRule="auto"/>
      </w:pPr>
    </w:p>
    <w:p w14:paraId="27494AA9" w14:textId="77777777" w:rsidR="00014A2A" w:rsidRPr="004A045C" w:rsidRDefault="00B01EDB" w:rsidP="00261288">
      <w:pPr>
        <w:pStyle w:val="Normal1"/>
        <w:suppressLineNumbers/>
        <w:spacing w:line="240" w:lineRule="auto"/>
        <w:jc w:val="center"/>
        <w:rPr>
          <w:i/>
        </w:rPr>
      </w:pPr>
      <w:r w:rsidRPr="004A045C">
        <w:rPr>
          <w:i/>
          <w:noProof/>
          <w:lang w:val="en-US"/>
        </w:rPr>
        <w:lastRenderedPageBreak/>
        <w:drawing>
          <wp:inline distT="114300" distB="114300" distL="114300" distR="114300" wp14:anchorId="07E5C54C" wp14:editId="14CEB0A1">
            <wp:extent cx="4369870" cy="7806088"/>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35"/>
                    <a:srcRect/>
                    <a:stretch>
                      <a:fillRect/>
                    </a:stretch>
                  </pic:blipFill>
                  <pic:spPr>
                    <a:xfrm>
                      <a:off x="0" y="0"/>
                      <a:ext cx="4369870" cy="7806088"/>
                    </a:xfrm>
                    <a:prstGeom prst="rect">
                      <a:avLst/>
                    </a:prstGeom>
                    <a:ln/>
                  </pic:spPr>
                </pic:pic>
              </a:graphicData>
            </a:graphic>
          </wp:inline>
        </w:drawing>
      </w:r>
    </w:p>
    <w:tbl>
      <w:tblPr>
        <w:tblStyle w:val="a5"/>
        <w:tblW w:w="8895"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95"/>
      </w:tblGrid>
      <w:tr w:rsidR="00014A2A" w:rsidRPr="004A045C" w14:paraId="492ECC3E" w14:textId="77777777">
        <w:trPr>
          <w:trHeight w:val="160"/>
        </w:trPr>
        <w:tc>
          <w:tcPr>
            <w:tcW w:w="8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C1F708" w14:textId="77777777" w:rsidR="00014A2A" w:rsidRPr="004A045C" w:rsidRDefault="00B01EDB" w:rsidP="00261288">
            <w:pPr>
              <w:pStyle w:val="Normal1"/>
              <w:widowControl w:val="0"/>
              <w:spacing w:line="240" w:lineRule="auto"/>
              <w:rPr>
                <w:sz w:val="18"/>
                <w:szCs w:val="18"/>
              </w:rPr>
            </w:pPr>
            <w:r w:rsidRPr="004A045C">
              <w:rPr>
                <w:b/>
                <w:sz w:val="18"/>
                <w:szCs w:val="18"/>
              </w:rPr>
              <w:t xml:space="preserve">Supplemental Figure 1: </w:t>
            </w:r>
            <w:r w:rsidRPr="004A045C">
              <w:rPr>
                <w:sz w:val="18"/>
                <w:szCs w:val="18"/>
              </w:rPr>
              <w:t xml:space="preserve">Daily mean temperature in eelgrass (dashed lines) and unvegetated (solid lines) across bays during geoduck deployment. Gray ribbons denote standard deviations per day. </w:t>
            </w:r>
          </w:p>
        </w:tc>
      </w:tr>
    </w:tbl>
    <w:p w14:paraId="2C742680" w14:textId="77777777" w:rsidR="00014A2A" w:rsidRPr="004A045C" w:rsidRDefault="00B01EDB" w:rsidP="00261288">
      <w:pPr>
        <w:pStyle w:val="Normal1"/>
        <w:suppressLineNumbers/>
        <w:spacing w:line="240" w:lineRule="auto"/>
        <w:jc w:val="center"/>
        <w:rPr>
          <w:i/>
        </w:rPr>
      </w:pPr>
      <w:r w:rsidRPr="004A045C">
        <w:rPr>
          <w:i/>
          <w:noProof/>
          <w:lang w:val="en-US"/>
        </w:rPr>
        <w:lastRenderedPageBreak/>
        <w:drawing>
          <wp:inline distT="114300" distB="114300" distL="114300" distR="114300" wp14:anchorId="585AD6EB" wp14:editId="2FF3EBAF">
            <wp:extent cx="3667225" cy="7334450"/>
            <wp:effectExtent l="0" t="0" r="0" b="635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6"/>
                    <a:srcRect/>
                    <a:stretch>
                      <a:fillRect/>
                    </a:stretch>
                  </pic:blipFill>
                  <pic:spPr>
                    <a:xfrm>
                      <a:off x="0" y="0"/>
                      <a:ext cx="3667225" cy="7334450"/>
                    </a:xfrm>
                    <a:prstGeom prst="rect">
                      <a:avLst/>
                    </a:prstGeom>
                    <a:ln/>
                  </pic:spPr>
                </pic:pic>
              </a:graphicData>
            </a:graphic>
          </wp:inline>
        </w:drawing>
      </w:r>
    </w:p>
    <w:tbl>
      <w:tblPr>
        <w:tblStyle w:val="a6"/>
        <w:tblW w:w="8895"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95"/>
      </w:tblGrid>
      <w:tr w:rsidR="00014A2A" w:rsidRPr="004A045C" w14:paraId="3324D337" w14:textId="77777777">
        <w:trPr>
          <w:trHeight w:val="160"/>
        </w:trPr>
        <w:tc>
          <w:tcPr>
            <w:tcW w:w="8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F5B4C5" w14:textId="77777777" w:rsidR="00014A2A" w:rsidRPr="004A045C" w:rsidRDefault="00B01EDB" w:rsidP="00261288">
            <w:pPr>
              <w:pStyle w:val="Normal1"/>
              <w:widowControl w:val="0"/>
              <w:suppressLineNumbers/>
              <w:spacing w:line="240" w:lineRule="auto"/>
              <w:rPr>
                <w:sz w:val="18"/>
                <w:szCs w:val="18"/>
              </w:rPr>
            </w:pPr>
            <w:r w:rsidRPr="004A045C">
              <w:rPr>
                <w:b/>
                <w:sz w:val="18"/>
                <w:szCs w:val="18"/>
              </w:rPr>
              <w:t xml:space="preserve">Supplemental Figure 2: </w:t>
            </w:r>
            <w:r w:rsidRPr="004A045C">
              <w:rPr>
                <w:sz w:val="18"/>
                <w:szCs w:val="18"/>
              </w:rPr>
              <w:t xml:space="preserve">Daily mean DO in eelgrass (dashed lines) and unvegetated (solid lines) across bays during geoduck deployment. Gray ribbons denote standard deviations per day. </w:t>
            </w:r>
            <w:proofErr w:type="spellStart"/>
            <w:r w:rsidRPr="004A045C">
              <w:rPr>
                <w:sz w:val="18"/>
                <w:szCs w:val="18"/>
              </w:rPr>
              <w:t>Fidalgo</w:t>
            </w:r>
            <w:proofErr w:type="spellEnd"/>
            <w:r w:rsidRPr="004A045C">
              <w:rPr>
                <w:sz w:val="18"/>
                <w:szCs w:val="18"/>
              </w:rPr>
              <w:t xml:space="preserve"> Bay eelgrass probe failed towards the beginning of the outplant period. </w:t>
            </w:r>
          </w:p>
        </w:tc>
      </w:tr>
    </w:tbl>
    <w:p w14:paraId="26C7C351" w14:textId="77777777" w:rsidR="00014A2A" w:rsidRPr="004A045C" w:rsidRDefault="00014A2A" w:rsidP="00261288">
      <w:pPr>
        <w:pStyle w:val="Normal1"/>
        <w:suppressLineNumbers/>
        <w:spacing w:line="240" w:lineRule="auto"/>
        <w:jc w:val="center"/>
        <w:rPr>
          <w:i/>
        </w:rPr>
      </w:pPr>
    </w:p>
    <w:p w14:paraId="589CC833" w14:textId="77777777" w:rsidR="00014A2A" w:rsidRPr="004A045C" w:rsidRDefault="00B01EDB" w:rsidP="00261288">
      <w:pPr>
        <w:pStyle w:val="Normal1"/>
        <w:suppressLineNumbers/>
        <w:spacing w:line="240" w:lineRule="auto"/>
        <w:jc w:val="center"/>
        <w:rPr>
          <w:i/>
        </w:rPr>
      </w:pPr>
      <w:r w:rsidRPr="004A045C">
        <w:rPr>
          <w:i/>
          <w:noProof/>
          <w:lang w:val="en-US"/>
        </w:rPr>
        <w:lastRenderedPageBreak/>
        <w:drawing>
          <wp:inline distT="114300" distB="114300" distL="114300" distR="114300" wp14:anchorId="3BA56B25" wp14:editId="016F4D2A">
            <wp:extent cx="3782728" cy="7649057"/>
            <wp:effectExtent l="0" t="0" r="1905"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37"/>
                    <a:srcRect/>
                    <a:stretch>
                      <a:fillRect/>
                    </a:stretch>
                  </pic:blipFill>
                  <pic:spPr>
                    <a:xfrm>
                      <a:off x="0" y="0"/>
                      <a:ext cx="3783047" cy="7649701"/>
                    </a:xfrm>
                    <a:prstGeom prst="rect">
                      <a:avLst/>
                    </a:prstGeom>
                    <a:ln/>
                  </pic:spPr>
                </pic:pic>
              </a:graphicData>
            </a:graphic>
          </wp:inline>
        </w:drawing>
      </w:r>
    </w:p>
    <w:p w14:paraId="28201049" w14:textId="39F42C1A" w:rsidR="00014A2A" w:rsidRPr="004A045C" w:rsidRDefault="00B01EDB" w:rsidP="00261288">
      <w:pPr>
        <w:pStyle w:val="Normal1"/>
        <w:widowControl w:val="0"/>
        <w:suppressLineNumbers/>
        <w:spacing w:line="240" w:lineRule="auto"/>
        <w:rPr>
          <w:sz w:val="18"/>
          <w:szCs w:val="18"/>
          <w:highlight w:val="white"/>
        </w:rPr>
      </w:pPr>
      <w:r w:rsidRPr="004A045C">
        <w:rPr>
          <w:b/>
          <w:sz w:val="18"/>
          <w:szCs w:val="18"/>
          <w:highlight w:val="white"/>
        </w:rPr>
        <w:t>Supplemental Figure 3</w:t>
      </w:r>
      <w:r w:rsidRPr="004A045C">
        <w:rPr>
          <w:sz w:val="18"/>
          <w:szCs w:val="18"/>
          <w:highlight w:val="white"/>
        </w:rPr>
        <w:t xml:space="preserve">: Daily mean salinity in eelgrass (dashed lines) and unvegetated (solid lines) across bays during geoduck deployment. Gray ribbons denote standard deviations per day. Salinity probes failed at several sites; no habitat comparisons were made. </w:t>
      </w:r>
    </w:p>
    <w:tbl>
      <w:tblPr>
        <w:tblStyle w:val="a7"/>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155"/>
        <w:gridCol w:w="690"/>
        <w:gridCol w:w="940"/>
        <w:gridCol w:w="900"/>
        <w:gridCol w:w="900"/>
        <w:gridCol w:w="990"/>
        <w:gridCol w:w="900"/>
      </w:tblGrid>
      <w:tr w:rsidR="00014A2A" w:rsidRPr="0095479A" w14:paraId="14565406" w14:textId="77777777" w:rsidTr="0095479A">
        <w:trPr>
          <w:trHeight w:val="400"/>
          <w:jc w:val="center"/>
        </w:trPr>
        <w:tc>
          <w:tcPr>
            <w:tcW w:w="8650" w:type="dxa"/>
            <w:gridSpan w:val="8"/>
            <w:tcBorders>
              <w:top w:val="single" w:sz="4" w:space="0" w:color="FFFFFF"/>
              <w:left w:val="single" w:sz="4" w:space="0" w:color="FFFFFF"/>
              <w:bottom w:val="single" w:sz="4" w:space="0" w:color="000000"/>
              <w:right w:val="single" w:sz="4" w:space="0" w:color="FFFFFF"/>
            </w:tcBorders>
            <w:tcMar>
              <w:top w:w="100" w:type="dxa"/>
              <w:left w:w="100" w:type="dxa"/>
              <w:bottom w:w="100" w:type="dxa"/>
              <w:right w:w="100" w:type="dxa"/>
            </w:tcMar>
          </w:tcPr>
          <w:p w14:paraId="711D83CD" w14:textId="77777777" w:rsidR="00014A2A" w:rsidRPr="0095479A" w:rsidRDefault="00B01EDB" w:rsidP="00261288">
            <w:pPr>
              <w:pStyle w:val="Normal1"/>
              <w:widowControl w:val="0"/>
              <w:spacing w:line="240" w:lineRule="auto"/>
              <w:jc w:val="center"/>
              <w:rPr>
                <w:sz w:val="18"/>
                <w:szCs w:val="18"/>
              </w:rPr>
            </w:pPr>
            <w:r w:rsidRPr="0095479A">
              <w:rPr>
                <w:b/>
                <w:sz w:val="18"/>
                <w:szCs w:val="18"/>
                <w:highlight w:val="white"/>
              </w:rPr>
              <w:lastRenderedPageBreak/>
              <w:t>Supplemental Table 2</w:t>
            </w:r>
            <w:r w:rsidRPr="0095479A">
              <w:rPr>
                <w:sz w:val="18"/>
                <w:szCs w:val="18"/>
                <w:highlight w:val="white"/>
              </w:rPr>
              <w:t>: SRM protein ANOVA results by Region (FB/PGB vs. CI/</w:t>
            </w:r>
            <w:r w:rsidRPr="0095479A">
              <w:rPr>
                <w:sz w:val="18"/>
                <w:szCs w:val="18"/>
              </w:rPr>
              <w:t xml:space="preserve">WB), Bay, and Habitat for all proteins combined, then each protein individually, with </w:t>
            </w:r>
            <w:proofErr w:type="spellStart"/>
            <w:r w:rsidRPr="0095479A">
              <w:rPr>
                <w:sz w:val="18"/>
                <w:szCs w:val="18"/>
              </w:rPr>
              <w:t>Pr</w:t>
            </w:r>
            <w:proofErr w:type="spellEnd"/>
            <w:r w:rsidRPr="0095479A">
              <w:rPr>
                <w:sz w:val="18"/>
                <w:szCs w:val="18"/>
              </w:rPr>
              <w:t xml:space="preserve">(&gt;F)-adjusted calculated via the Bonferroni Correction. Bold = significantly different abundance. Habitat was tested using 2-way ANOVA with abundance ~ Bay*Habitat. </w:t>
            </w:r>
          </w:p>
        </w:tc>
      </w:tr>
      <w:tr w:rsidR="00014A2A" w:rsidRPr="0095479A" w14:paraId="4A367DB9" w14:textId="77777777" w:rsidTr="0095479A">
        <w:trPr>
          <w:trHeight w:val="360"/>
          <w:jc w:val="center"/>
        </w:trPr>
        <w:tc>
          <w:tcPr>
            <w:tcW w:w="217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EE22A18" w14:textId="77777777" w:rsidR="00014A2A" w:rsidRPr="0095479A" w:rsidRDefault="00014A2A" w:rsidP="00261288">
            <w:pPr>
              <w:pStyle w:val="Normal1"/>
              <w:widowControl w:val="0"/>
              <w:spacing w:line="240" w:lineRule="auto"/>
              <w:jc w:val="center"/>
              <w:rPr>
                <w:b/>
                <w:sz w:val="18"/>
                <w:szCs w:val="18"/>
              </w:rPr>
            </w:pPr>
          </w:p>
        </w:tc>
        <w:tc>
          <w:tcPr>
            <w:tcW w:w="115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575B23C"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Comparison</w:t>
            </w:r>
          </w:p>
        </w:tc>
        <w:tc>
          <w:tcPr>
            <w:tcW w:w="69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F4387A2" w14:textId="77777777" w:rsidR="00014A2A" w:rsidRPr="0095479A" w:rsidRDefault="00B01EDB" w:rsidP="00261288">
            <w:pPr>
              <w:pStyle w:val="Normal1"/>
              <w:widowControl w:val="0"/>
              <w:spacing w:line="240" w:lineRule="auto"/>
              <w:jc w:val="center"/>
              <w:rPr>
                <w:b/>
                <w:sz w:val="18"/>
                <w:szCs w:val="18"/>
              </w:rPr>
            </w:pPr>
            <w:proofErr w:type="spellStart"/>
            <w:r w:rsidRPr="0095479A">
              <w:rPr>
                <w:b/>
                <w:sz w:val="18"/>
                <w:szCs w:val="18"/>
              </w:rPr>
              <w:t>Df</w:t>
            </w:r>
            <w:proofErr w:type="spellEnd"/>
          </w:p>
        </w:tc>
        <w:tc>
          <w:tcPr>
            <w:tcW w:w="94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CB7118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Sum </w:t>
            </w:r>
            <w:proofErr w:type="spellStart"/>
            <w:r w:rsidRPr="0095479A">
              <w:rPr>
                <w:b/>
                <w:sz w:val="18"/>
                <w:szCs w:val="18"/>
              </w:rPr>
              <w:t>Sq</w:t>
            </w:r>
            <w:proofErr w:type="spellEnd"/>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628C41C"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Mean </w:t>
            </w:r>
            <w:proofErr w:type="spellStart"/>
            <w:r w:rsidRPr="0095479A">
              <w:rPr>
                <w:b/>
                <w:sz w:val="18"/>
                <w:szCs w:val="18"/>
              </w:rPr>
              <w:t>Sq</w:t>
            </w:r>
            <w:proofErr w:type="spellEnd"/>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4F82C15"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F value</w:t>
            </w:r>
          </w:p>
        </w:tc>
        <w:tc>
          <w:tcPr>
            <w:tcW w:w="99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2FBFE72A" w14:textId="77777777" w:rsidR="00014A2A" w:rsidRPr="0095479A" w:rsidRDefault="00B01EDB" w:rsidP="00261288">
            <w:pPr>
              <w:pStyle w:val="Normal1"/>
              <w:widowControl w:val="0"/>
              <w:spacing w:line="240" w:lineRule="auto"/>
              <w:jc w:val="center"/>
              <w:rPr>
                <w:b/>
                <w:sz w:val="18"/>
                <w:szCs w:val="18"/>
              </w:rPr>
            </w:pPr>
            <w:proofErr w:type="spellStart"/>
            <w:r w:rsidRPr="0095479A">
              <w:rPr>
                <w:b/>
                <w:sz w:val="18"/>
                <w:szCs w:val="18"/>
              </w:rPr>
              <w:t>Pr</w:t>
            </w:r>
            <w:proofErr w:type="spellEnd"/>
            <w:r w:rsidRPr="0095479A">
              <w:rPr>
                <w:b/>
                <w:sz w:val="18"/>
                <w:szCs w:val="18"/>
              </w:rPr>
              <w:t>(&gt;F)</w:t>
            </w:r>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013FF4F" w14:textId="77777777" w:rsidR="00014A2A" w:rsidRPr="0095479A" w:rsidRDefault="00B01EDB" w:rsidP="00261288">
            <w:pPr>
              <w:pStyle w:val="Normal1"/>
              <w:widowControl w:val="0"/>
              <w:spacing w:line="240" w:lineRule="auto"/>
              <w:jc w:val="center"/>
              <w:rPr>
                <w:b/>
                <w:sz w:val="18"/>
                <w:szCs w:val="18"/>
              </w:rPr>
            </w:pPr>
            <w:proofErr w:type="spellStart"/>
            <w:r w:rsidRPr="0095479A">
              <w:rPr>
                <w:b/>
                <w:sz w:val="18"/>
                <w:szCs w:val="18"/>
              </w:rPr>
              <w:t>P.adj</w:t>
            </w:r>
            <w:proofErr w:type="spellEnd"/>
          </w:p>
        </w:tc>
      </w:tr>
      <w:tr w:rsidR="00014A2A" w:rsidRPr="0095479A" w14:paraId="31C98A50" w14:textId="77777777" w:rsidTr="0095479A">
        <w:trPr>
          <w:trHeight w:val="280"/>
          <w:jc w:val="center"/>
        </w:trPr>
        <w:tc>
          <w:tcPr>
            <w:tcW w:w="2175" w:type="dxa"/>
            <w:vMerge w:val="restart"/>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2781FE25"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all peptides combined</w:t>
            </w:r>
          </w:p>
        </w:tc>
        <w:tc>
          <w:tcPr>
            <w:tcW w:w="1155" w:type="dxa"/>
            <w:tcBorders>
              <w:top w:val="single" w:sz="4" w:space="0" w:color="000000"/>
              <w:left w:val="nil"/>
              <w:bottom w:val="single" w:sz="4" w:space="0" w:color="000000"/>
              <w:right w:val="single" w:sz="4" w:space="0" w:color="000000"/>
            </w:tcBorders>
            <w:tcMar>
              <w:top w:w="57" w:type="dxa"/>
              <w:left w:w="57" w:type="dxa"/>
              <w:bottom w:w="57" w:type="dxa"/>
              <w:right w:w="57" w:type="dxa"/>
            </w:tcMar>
          </w:tcPr>
          <w:p w14:paraId="40FFA669"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North vs. South</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9FE33C"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2DD4D83"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18.2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EF376D4"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18.2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D226D7F"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10.9</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CCF69BF"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0.00010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18783C"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0.0014</w:t>
            </w:r>
          </w:p>
        </w:tc>
      </w:tr>
      <w:tr w:rsidR="00014A2A" w:rsidRPr="0095479A" w14:paraId="4D4CCFE1"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BCBE3D9"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77F0CBED"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Bay</w:t>
            </w:r>
          </w:p>
        </w:tc>
        <w:tc>
          <w:tcPr>
            <w:tcW w:w="690" w:type="dxa"/>
            <w:tcBorders>
              <w:top w:val="nil"/>
              <w:left w:val="nil"/>
              <w:bottom w:val="single" w:sz="4" w:space="0" w:color="000000"/>
              <w:right w:val="single" w:sz="4" w:space="0" w:color="000000"/>
            </w:tcBorders>
            <w:tcMar>
              <w:top w:w="57" w:type="dxa"/>
              <w:left w:w="57" w:type="dxa"/>
              <w:bottom w:w="57" w:type="dxa"/>
              <w:right w:w="57" w:type="dxa"/>
            </w:tcMar>
          </w:tcPr>
          <w:p w14:paraId="6BCC49F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3</w:t>
            </w:r>
          </w:p>
        </w:tc>
        <w:tc>
          <w:tcPr>
            <w:tcW w:w="940" w:type="dxa"/>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73E8723"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34.2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54D30DAD"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11.4</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3FC07605"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7.0</w:t>
            </w:r>
          </w:p>
        </w:tc>
        <w:tc>
          <w:tcPr>
            <w:tcW w:w="990" w:type="dxa"/>
            <w:tcBorders>
              <w:top w:val="nil"/>
              <w:left w:val="nil"/>
              <w:bottom w:val="single" w:sz="4" w:space="0" w:color="000000"/>
              <w:right w:val="single" w:sz="4" w:space="0" w:color="000000"/>
            </w:tcBorders>
            <w:tcMar>
              <w:top w:w="57" w:type="dxa"/>
              <w:left w:w="57" w:type="dxa"/>
              <w:bottom w:w="57" w:type="dxa"/>
              <w:right w:w="57" w:type="dxa"/>
            </w:tcMar>
          </w:tcPr>
          <w:p w14:paraId="557C854B"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0.00012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2512622B"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0.0017</w:t>
            </w:r>
          </w:p>
        </w:tc>
      </w:tr>
      <w:tr w:rsidR="00014A2A" w:rsidRPr="0095479A" w14:paraId="7834665F"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6CFD6CA"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E6FB403" w14:textId="77777777" w:rsidR="00014A2A" w:rsidRPr="0095479A" w:rsidRDefault="00B01EDB" w:rsidP="00261288">
            <w:pPr>
              <w:pStyle w:val="Normal1"/>
              <w:widowControl w:val="0"/>
              <w:spacing w:line="240" w:lineRule="auto"/>
              <w:jc w:val="center"/>
              <w:rPr>
                <w:sz w:val="18"/>
                <w:szCs w:val="18"/>
              </w:rPr>
            </w:pPr>
            <w:r w:rsidRPr="0095479A">
              <w:rPr>
                <w:sz w:val="18"/>
                <w:szCs w:val="18"/>
              </w:rPr>
              <w:t>Habitat</w:t>
            </w:r>
          </w:p>
        </w:tc>
        <w:tc>
          <w:tcPr>
            <w:tcW w:w="690" w:type="dxa"/>
            <w:tcBorders>
              <w:top w:val="nil"/>
              <w:left w:val="nil"/>
              <w:bottom w:val="single" w:sz="4" w:space="0" w:color="000000"/>
              <w:right w:val="single" w:sz="4" w:space="0" w:color="000000"/>
            </w:tcBorders>
            <w:tcMar>
              <w:top w:w="57" w:type="dxa"/>
              <w:left w:w="57" w:type="dxa"/>
              <w:bottom w:w="57" w:type="dxa"/>
              <w:right w:w="57" w:type="dxa"/>
            </w:tcMar>
          </w:tcPr>
          <w:p w14:paraId="5E59AC82" w14:textId="77777777" w:rsidR="00014A2A" w:rsidRPr="0095479A" w:rsidRDefault="00B01EDB" w:rsidP="00261288">
            <w:pPr>
              <w:pStyle w:val="Normal1"/>
              <w:widowControl w:val="0"/>
              <w:spacing w:line="240" w:lineRule="auto"/>
              <w:jc w:val="center"/>
              <w:rPr>
                <w:sz w:val="18"/>
                <w:szCs w:val="18"/>
              </w:rPr>
            </w:pPr>
            <w:r w:rsidRPr="0095479A">
              <w:rPr>
                <w:sz w:val="18"/>
                <w:szCs w:val="18"/>
              </w:rPr>
              <w:t>1</w:t>
            </w:r>
          </w:p>
        </w:tc>
        <w:tc>
          <w:tcPr>
            <w:tcW w:w="940" w:type="dxa"/>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13BD3C4" w14:textId="77777777" w:rsidR="00014A2A" w:rsidRPr="0095479A" w:rsidRDefault="00B01EDB" w:rsidP="00261288">
            <w:pPr>
              <w:pStyle w:val="Normal1"/>
              <w:widowControl w:val="0"/>
              <w:spacing w:line="240" w:lineRule="auto"/>
              <w:jc w:val="center"/>
              <w:rPr>
                <w:sz w:val="18"/>
                <w:szCs w:val="18"/>
              </w:rPr>
            </w:pPr>
            <w:r w:rsidRPr="0095479A">
              <w:rPr>
                <w:sz w:val="18"/>
                <w:szCs w:val="18"/>
              </w:rPr>
              <w:t>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5F37C631" w14:textId="77777777" w:rsidR="00014A2A" w:rsidRPr="0095479A" w:rsidRDefault="00B01EDB" w:rsidP="00261288">
            <w:pPr>
              <w:pStyle w:val="Normal1"/>
              <w:widowControl w:val="0"/>
              <w:spacing w:line="240" w:lineRule="auto"/>
              <w:jc w:val="center"/>
              <w:rPr>
                <w:sz w:val="18"/>
                <w:szCs w:val="18"/>
              </w:rPr>
            </w:pPr>
            <w:r w:rsidRPr="0095479A">
              <w:rPr>
                <w:sz w:val="18"/>
                <w:szCs w:val="18"/>
              </w:rPr>
              <w:t>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79BB2448" w14:textId="77777777" w:rsidR="00014A2A" w:rsidRPr="0095479A" w:rsidRDefault="00B01EDB" w:rsidP="00261288">
            <w:pPr>
              <w:pStyle w:val="Normal1"/>
              <w:widowControl w:val="0"/>
              <w:spacing w:line="240" w:lineRule="auto"/>
              <w:jc w:val="center"/>
              <w:rPr>
                <w:sz w:val="18"/>
                <w:szCs w:val="18"/>
              </w:rPr>
            </w:pPr>
            <w:r w:rsidRPr="0095479A">
              <w:rPr>
                <w:sz w:val="18"/>
                <w:szCs w:val="18"/>
              </w:rPr>
              <w:t>0.75</w:t>
            </w:r>
          </w:p>
        </w:tc>
        <w:tc>
          <w:tcPr>
            <w:tcW w:w="990" w:type="dxa"/>
            <w:tcBorders>
              <w:top w:val="nil"/>
              <w:left w:val="nil"/>
              <w:bottom w:val="single" w:sz="4" w:space="0" w:color="000000"/>
              <w:right w:val="single" w:sz="4" w:space="0" w:color="000000"/>
            </w:tcBorders>
            <w:tcMar>
              <w:top w:w="57" w:type="dxa"/>
              <w:left w:w="57" w:type="dxa"/>
              <w:bottom w:w="57" w:type="dxa"/>
              <w:right w:w="57" w:type="dxa"/>
            </w:tcMar>
          </w:tcPr>
          <w:p w14:paraId="1B6BE03C" w14:textId="77777777" w:rsidR="00014A2A" w:rsidRPr="0095479A" w:rsidRDefault="00B01EDB" w:rsidP="00261288">
            <w:pPr>
              <w:pStyle w:val="Normal1"/>
              <w:widowControl w:val="0"/>
              <w:spacing w:line="240" w:lineRule="auto"/>
              <w:jc w:val="center"/>
              <w:rPr>
                <w:sz w:val="18"/>
                <w:szCs w:val="18"/>
              </w:rPr>
            </w:pPr>
            <w:r w:rsidRPr="0095479A">
              <w:rPr>
                <w:sz w:val="18"/>
                <w:szCs w:val="18"/>
              </w:rPr>
              <w:t>5.4</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14861DDD" w14:textId="77777777" w:rsidR="00014A2A" w:rsidRPr="0095479A" w:rsidRDefault="00B01EDB" w:rsidP="00261288">
            <w:pPr>
              <w:pStyle w:val="Normal1"/>
              <w:widowControl w:val="0"/>
              <w:spacing w:line="240" w:lineRule="auto"/>
              <w:jc w:val="center"/>
              <w:rPr>
                <w:sz w:val="18"/>
                <w:szCs w:val="18"/>
              </w:rPr>
            </w:pPr>
            <w:r w:rsidRPr="0095479A">
              <w:rPr>
                <w:sz w:val="18"/>
                <w:szCs w:val="18"/>
              </w:rPr>
              <w:t>14</w:t>
            </w:r>
          </w:p>
        </w:tc>
      </w:tr>
      <w:tr w:rsidR="00014A2A" w:rsidRPr="0095479A" w14:paraId="5A57E880"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D484878" w14:textId="77777777" w:rsidR="00014A2A" w:rsidRPr="0095479A" w:rsidRDefault="00B01EDB" w:rsidP="00261288">
            <w:pPr>
              <w:pStyle w:val="Normal1"/>
              <w:widowControl w:val="0"/>
              <w:spacing w:line="240" w:lineRule="auto"/>
              <w:jc w:val="center"/>
              <w:rPr>
                <w:sz w:val="18"/>
                <w:szCs w:val="18"/>
              </w:rPr>
            </w:pPr>
            <w:proofErr w:type="spellStart"/>
            <w:r w:rsidRPr="0095479A">
              <w:rPr>
                <w:sz w:val="18"/>
                <w:szCs w:val="18"/>
              </w:rPr>
              <w:t>arachidonate</w:t>
            </w:r>
            <w:proofErr w:type="spellEnd"/>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910E41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0BC8B6" w14:textId="77777777" w:rsidR="00014A2A" w:rsidRPr="0095479A" w:rsidRDefault="00B01EDB" w:rsidP="00261288">
            <w:pPr>
              <w:pStyle w:val="Normal1"/>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1FACFB"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53C023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A2E849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A1C26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9AB43E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3.6</w:t>
            </w:r>
          </w:p>
        </w:tc>
      </w:tr>
      <w:tr w:rsidR="00014A2A" w:rsidRPr="0095479A" w14:paraId="2C35B290"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97F6790"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7B5033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81649" w14:textId="77777777" w:rsidR="00014A2A" w:rsidRPr="0095479A" w:rsidRDefault="00B01EDB" w:rsidP="00261288">
            <w:pPr>
              <w:pStyle w:val="Normal1"/>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68BE42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60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BCB31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303E9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DF209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F14D7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0.20</w:t>
            </w:r>
          </w:p>
        </w:tc>
      </w:tr>
      <w:tr w:rsidR="00014A2A" w:rsidRPr="0095479A" w14:paraId="0495E80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30FFA1B"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6FAB5B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197057" w14:textId="77777777" w:rsidR="00014A2A" w:rsidRPr="0095479A" w:rsidRDefault="00B01EDB" w:rsidP="00261288">
            <w:pPr>
              <w:pStyle w:val="Normal1"/>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F78B0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9E5C9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E5227A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0.40</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0C7161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A8537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7.4</w:t>
            </w:r>
          </w:p>
        </w:tc>
      </w:tr>
      <w:tr w:rsidR="00014A2A" w:rsidRPr="0095479A" w14:paraId="3ED809BC"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5F3089F" w14:textId="77777777" w:rsidR="00014A2A" w:rsidRPr="0095479A" w:rsidRDefault="00B01EDB" w:rsidP="00261288">
            <w:pPr>
              <w:pStyle w:val="Normal1"/>
              <w:widowControl w:val="0"/>
              <w:spacing w:line="240" w:lineRule="auto"/>
              <w:jc w:val="center"/>
              <w:rPr>
                <w:sz w:val="18"/>
                <w:szCs w:val="18"/>
              </w:rPr>
            </w:pPr>
            <w:r w:rsidRPr="0095479A">
              <w:rPr>
                <w:sz w:val="18"/>
                <w:szCs w:val="18"/>
              </w:rPr>
              <w:t>catalase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79E787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FD8EC" w14:textId="77777777" w:rsidR="00014A2A" w:rsidRPr="0095479A" w:rsidRDefault="00B01EDB" w:rsidP="00261288">
            <w:pPr>
              <w:pStyle w:val="Normal1"/>
              <w:widowControl w:val="0"/>
              <w:spacing w:line="240" w:lineRule="auto"/>
              <w:jc w:val="center"/>
              <w:rPr>
                <w:sz w:val="18"/>
                <w:szCs w:val="18"/>
              </w:rPr>
            </w:pPr>
            <w:r w:rsidRPr="0095479A">
              <w:rPr>
                <w:sz w:val="18"/>
                <w:szCs w:val="18"/>
              </w:rPr>
              <w:t>1,128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B1CD52" w14:textId="77777777" w:rsidR="00014A2A" w:rsidRPr="0095479A" w:rsidRDefault="00B01EDB" w:rsidP="00261288">
            <w:pPr>
              <w:pStyle w:val="Normal1"/>
              <w:widowControl w:val="0"/>
              <w:spacing w:line="240" w:lineRule="auto"/>
              <w:jc w:val="center"/>
              <w:rPr>
                <w:sz w:val="18"/>
                <w:szCs w:val="18"/>
              </w:rPr>
            </w:pPr>
            <w:r w:rsidRPr="0095479A">
              <w:rPr>
                <w:sz w:val="18"/>
                <w:szCs w:val="18"/>
              </w:rPr>
              <w:t>8.6E-05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41E98BB" w14:textId="77777777" w:rsidR="00014A2A" w:rsidRPr="0095479A" w:rsidRDefault="00B01EDB" w:rsidP="00261288">
            <w:pPr>
              <w:pStyle w:val="Normal1"/>
              <w:widowControl w:val="0"/>
              <w:spacing w:line="240" w:lineRule="auto"/>
              <w:jc w:val="center"/>
              <w:rPr>
                <w:sz w:val="18"/>
                <w:szCs w:val="18"/>
              </w:rPr>
            </w:pPr>
            <w:r w:rsidRPr="0095479A">
              <w:rPr>
                <w:sz w:val="18"/>
                <w:szCs w:val="18"/>
              </w:rPr>
              <w:t>8.6E-05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4D624E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0.46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651E21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E5C87F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7.0</w:t>
            </w:r>
          </w:p>
        </w:tc>
      </w:tr>
      <w:tr w:rsidR="00014A2A" w:rsidRPr="0095479A" w14:paraId="225425EA"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0FA3B68"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1AC5AA8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C8551" w14:textId="77777777" w:rsidR="00014A2A" w:rsidRPr="0095479A" w:rsidRDefault="00B01EDB" w:rsidP="00261288">
            <w:pPr>
              <w:pStyle w:val="Normal1"/>
              <w:widowControl w:val="0"/>
              <w:spacing w:line="240" w:lineRule="auto"/>
              <w:jc w:val="center"/>
              <w:rPr>
                <w:sz w:val="18"/>
                <w:szCs w:val="18"/>
              </w:rPr>
            </w:pPr>
            <w:r w:rsidRPr="0095479A">
              <w:rPr>
                <w:sz w:val="18"/>
                <w:szCs w:val="18"/>
              </w:rPr>
              <w:t>3,126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3034C3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0.00019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8F4BEE" w14:textId="77777777" w:rsidR="00014A2A" w:rsidRPr="0095479A" w:rsidRDefault="00B01EDB" w:rsidP="00261288">
            <w:pPr>
              <w:pStyle w:val="Normal1"/>
              <w:widowControl w:val="0"/>
              <w:spacing w:line="240" w:lineRule="auto"/>
              <w:jc w:val="center"/>
              <w:rPr>
                <w:sz w:val="18"/>
                <w:szCs w:val="18"/>
              </w:rPr>
            </w:pPr>
            <w:r w:rsidRPr="0095479A">
              <w:rPr>
                <w:sz w:val="18"/>
                <w:szCs w:val="18"/>
              </w:rPr>
              <w:t>6.4E-05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60D44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0.34</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1BDB57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0.79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E6624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11</w:t>
            </w:r>
          </w:p>
        </w:tc>
      </w:tr>
      <w:tr w:rsidR="00014A2A" w:rsidRPr="0095479A" w14:paraId="0CF8EDA4"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13F54CF"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5A531A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EFD87" w14:textId="77777777" w:rsidR="00014A2A" w:rsidRPr="0095479A" w:rsidRDefault="00B01EDB" w:rsidP="00261288">
            <w:pPr>
              <w:pStyle w:val="Normal1"/>
              <w:widowControl w:val="0"/>
              <w:spacing w:line="240" w:lineRule="auto"/>
              <w:jc w:val="center"/>
              <w:rPr>
                <w:sz w:val="18"/>
                <w:szCs w:val="18"/>
              </w:rPr>
            </w:pPr>
            <w:r w:rsidRPr="0095479A">
              <w:rPr>
                <w:sz w:val="18"/>
                <w:szCs w:val="18"/>
              </w:rPr>
              <w:t>1,125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6011BC7" w14:textId="77777777" w:rsidR="00014A2A" w:rsidRPr="0095479A" w:rsidRDefault="00B01EDB" w:rsidP="00261288">
            <w:pPr>
              <w:pStyle w:val="Normal1"/>
              <w:widowControl w:val="0"/>
              <w:spacing w:line="240" w:lineRule="auto"/>
              <w:jc w:val="center"/>
              <w:rPr>
                <w:sz w:val="18"/>
                <w:szCs w:val="18"/>
              </w:rPr>
            </w:pPr>
            <w:r w:rsidRPr="0095479A">
              <w:rPr>
                <w:sz w:val="18"/>
                <w:szCs w:val="18"/>
              </w:rPr>
              <w:t>1.4E-08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3938554" w14:textId="77777777" w:rsidR="00014A2A" w:rsidRPr="0095479A" w:rsidRDefault="00B01EDB" w:rsidP="00261288">
            <w:pPr>
              <w:pStyle w:val="Normal1"/>
              <w:widowControl w:val="0"/>
              <w:spacing w:line="240" w:lineRule="auto"/>
              <w:jc w:val="center"/>
              <w:rPr>
                <w:sz w:val="18"/>
                <w:szCs w:val="18"/>
              </w:rPr>
            </w:pPr>
            <w:r w:rsidRPr="0095479A">
              <w:rPr>
                <w:sz w:val="18"/>
                <w:szCs w:val="18"/>
              </w:rPr>
              <w:t>1.4E-08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D6E876F" w14:textId="77777777" w:rsidR="00014A2A" w:rsidRPr="0095479A" w:rsidRDefault="00B01EDB" w:rsidP="00261288">
            <w:pPr>
              <w:pStyle w:val="Normal1"/>
              <w:widowControl w:val="0"/>
              <w:spacing w:line="240" w:lineRule="auto"/>
              <w:jc w:val="center"/>
              <w:rPr>
                <w:sz w:val="18"/>
                <w:szCs w:val="18"/>
              </w:rPr>
            </w:pPr>
            <w:r w:rsidRPr="0095479A">
              <w:rPr>
                <w:sz w:val="18"/>
                <w:szCs w:val="18"/>
              </w:rPr>
              <w:t>7.4E-05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44E95B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0.99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D1CED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14</w:t>
            </w:r>
          </w:p>
        </w:tc>
      </w:tr>
      <w:tr w:rsidR="00014A2A" w:rsidRPr="0095479A" w14:paraId="5D2F2FF8"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4C176D5" w14:textId="77777777" w:rsidR="00014A2A" w:rsidRPr="0095479A" w:rsidRDefault="00B01EDB" w:rsidP="00261288">
            <w:pPr>
              <w:pStyle w:val="Normal1"/>
              <w:widowControl w:val="0"/>
              <w:spacing w:line="240" w:lineRule="auto"/>
              <w:jc w:val="center"/>
              <w:rPr>
                <w:sz w:val="18"/>
                <w:szCs w:val="18"/>
              </w:rPr>
            </w:pPr>
            <w:r w:rsidRPr="0095479A">
              <w:rPr>
                <w:sz w:val="18"/>
                <w:szCs w:val="18"/>
              </w:rPr>
              <w:t>cytochrome P450</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CF8A37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30CA0" w14:textId="77777777" w:rsidR="00014A2A" w:rsidRPr="0095479A" w:rsidRDefault="00B01EDB" w:rsidP="00261288">
            <w:pPr>
              <w:pStyle w:val="Normal1"/>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F28498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991C4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DF9D9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0.96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ADD87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055231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4.6</w:t>
            </w:r>
          </w:p>
        </w:tc>
      </w:tr>
      <w:tr w:rsidR="00014A2A" w:rsidRPr="0095479A" w14:paraId="0EA908C5"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6503367"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7DD0FDB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A3174C" w14:textId="77777777" w:rsidR="00014A2A" w:rsidRPr="0095479A" w:rsidRDefault="00B01EDB" w:rsidP="00261288">
            <w:pPr>
              <w:pStyle w:val="Normal1"/>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C19E2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ADCBB9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0.0051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16960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0.76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859D0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2E4CD6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7.3</w:t>
            </w:r>
          </w:p>
        </w:tc>
      </w:tr>
      <w:tr w:rsidR="00014A2A" w:rsidRPr="0095479A" w14:paraId="0E9BE10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5C215F5"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01D107D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2565B1" w14:textId="77777777" w:rsidR="00014A2A" w:rsidRPr="0095479A" w:rsidRDefault="00B01EDB" w:rsidP="00261288">
            <w:pPr>
              <w:pStyle w:val="Normal1"/>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4BB1AC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004A1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B266A7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BCFD7A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9051B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3.7</w:t>
            </w:r>
          </w:p>
        </w:tc>
      </w:tr>
      <w:tr w:rsidR="00014A2A" w:rsidRPr="0095479A" w14:paraId="40BDB383"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D1493A7" w14:textId="77777777" w:rsidR="00014A2A" w:rsidRPr="0095479A" w:rsidRDefault="00B01EDB" w:rsidP="00261288">
            <w:pPr>
              <w:pStyle w:val="Normal1"/>
              <w:widowControl w:val="0"/>
              <w:spacing w:line="240" w:lineRule="auto"/>
              <w:jc w:val="center"/>
              <w:rPr>
                <w:sz w:val="18"/>
                <w:szCs w:val="18"/>
              </w:rPr>
            </w:pPr>
            <w:r w:rsidRPr="0095479A">
              <w:rPr>
                <w:sz w:val="18"/>
                <w:szCs w:val="18"/>
              </w:rPr>
              <w:t>glycogen phosphorylase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971136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0351C8" w14:textId="77777777" w:rsidR="00014A2A" w:rsidRPr="0095479A" w:rsidRDefault="00B01EDB" w:rsidP="00261288">
            <w:pPr>
              <w:pStyle w:val="Normal1"/>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6531E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939743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C2C4C6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1.05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7AFC6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B30F89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4.3</w:t>
            </w:r>
          </w:p>
        </w:tc>
      </w:tr>
      <w:tr w:rsidR="00014A2A" w:rsidRPr="0095479A" w14:paraId="28FE7DE5"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89C8FB1"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94150B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C361E4" w14:textId="77777777" w:rsidR="00014A2A" w:rsidRPr="0095479A" w:rsidRDefault="00B01EDB" w:rsidP="00261288">
            <w:pPr>
              <w:pStyle w:val="Normal1"/>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78F2BA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459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A89F4D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153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81BF4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94005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0.16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DD61D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2.3</w:t>
            </w:r>
          </w:p>
        </w:tc>
      </w:tr>
      <w:tr w:rsidR="00014A2A" w:rsidRPr="0095479A" w14:paraId="78171A71"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6309468"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0BA27E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AC09D" w14:textId="77777777" w:rsidR="00014A2A" w:rsidRPr="0095479A" w:rsidRDefault="00B01EDB" w:rsidP="00261288">
            <w:pPr>
              <w:pStyle w:val="Normal1"/>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BDBF0C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B0961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7A2EF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E67BDC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E92AA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3.6</w:t>
            </w:r>
          </w:p>
        </w:tc>
      </w:tr>
      <w:tr w:rsidR="00014A2A" w:rsidRPr="0095479A" w14:paraId="0FA20C36"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95E5AF6"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HSP90-alpha</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3D4573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306F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CF02B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421,443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A880F9"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421,443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689D68"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21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D6B8D8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1.3E-05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221395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0.00018</w:t>
            </w:r>
          </w:p>
        </w:tc>
      </w:tr>
      <w:tr w:rsidR="00014A2A" w:rsidRPr="0095479A" w14:paraId="73E6F738"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56BB3747"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7447974"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44F1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8B6ADD"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477,740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28F9900"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159,247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ED3A03"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7.8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CD77AF3"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7.83E-05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94C8C4"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0.0011</w:t>
            </w:r>
          </w:p>
        </w:tc>
      </w:tr>
      <w:tr w:rsidR="00014A2A" w:rsidRPr="0095479A" w14:paraId="1A23CEED"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EA70E75"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9E2AD1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173EAC" w14:textId="77777777" w:rsidR="00014A2A" w:rsidRPr="0095479A" w:rsidRDefault="00B01EDB" w:rsidP="00261288">
            <w:pPr>
              <w:pStyle w:val="Normal1"/>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CC14D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567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6494DF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567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5408A9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0.028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811B3D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0.87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A2D625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12</w:t>
            </w:r>
          </w:p>
        </w:tc>
      </w:tr>
      <w:tr w:rsidR="00014A2A" w:rsidRPr="0095479A" w14:paraId="250182BF"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6AC6099A" w14:textId="77777777" w:rsidR="00014A2A" w:rsidRPr="0095479A" w:rsidRDefault="00B01EDB" w:rsidP="00261288">
            <w:pPr>
              <w:pStyle w:val="Normal1"/>
              <w:widowControl w:val="0"/>
              <w:spacing w:line="240" w:lineRule="auto"/>
              <w:jc w:val="center"/>
              <w:rPr>
                <w:sz w:val="18"/>
                <w:szCs w:val="18"/>
              </w:rPr>
            </w:pPr>
            <w:r w:rsidRPr="0095479A">
              <w:rPr>
                <w:sz w:val="18"/>
                <w:szCs w:val="18"/>
              </w:rPr>
              <w:t>protein disulfide isomerase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A6B38E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73D02A" w14:textId="77777777" w:rsidR="00014A2A" w:rsidRPr="0095479A" w:rsidRDefault="00B01EDB" w:rsidP="00261288">
            <w:pPr>
              <w:pStyle w:val="Normal1"/>
              <w:widowControl w:val="0"/>
              <w:spacing w:line="240" w:lineRule="auto"/>
              <w:jc w:val="center"/>
              <w:rPr>
                <w:sz w:val="18"/>
                <w:szCs w:val="18"/>
              </w:rPr>
            </w:pPr>
            <w:r w:rsidRPr="0095479A">
              <w:rPr>
                <w:sz w:val="18"/>
                <w:szCs w:val="18"/>
              </w:rPr>
              <w:t>1,84</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C059C9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E555C0B"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BB8F04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5.55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0E5DAC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0.021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D071D7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0.29</w:t>
            </w:r>
          </w:p>
        </w:tc>
      </w:tr>
      <w:tr w:rsidR="00014A2A" w:rsidRPr="0095479A" w14:paraId="0FFB770D"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601952E"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5C4DD9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63942" w14:textId="77777777" w:rsidR="00014A2A" w:rsidRPr="0095479A" w:rsidRDefault="00B01EDB" w:rsidP="00261288">
            <w:pPr>
              <w:pStyle w:val="Normal1"/>
              <w:widowControl w:val="0"/>
              <w:spacing w:line="240" w:lineRule="auto"/>
              <w:jc w:val="center"/>
              <w:rPr>
                <w:sz w:val="18"/>
                <w:szCs w:val="18"/>
              </w:rPr>
            </w:pPr>
            <w:r w:rsidRPr="0095479A">
              <w:rPr>
                <w:sz w:val="18"/>
                <w:szCs w:val="18"/>
              </w:rPr>
              <w:t>3,82</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E7F6A6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9229C1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FCAAC3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D3DAAF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0.10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D4E8F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1.4</w:t>
            </w:r>
          </w:p>
        </w:tc>
      </w:tr>
      <w:tr w:rsidR="00014A2A" w:rsidRPr="0095479A" w14:paraId="49C9C003"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D12DD4D"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17C0B9E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9829A" w14:textId="77777777" w:rsidR="00014A2A" w:rsidRPr="0095479A" w:rsidRDefault="00B01EDB" w:rsidP="00261288">
            <w:pPr>
              <w:pStyle w:val="Normal1"/>
              <w:widowControl w:val="0"/>
              <w:spacing w:line="240" w:lineRule="auto"/>
              <w:jc w:val="center"/>
              <w:rPr>
                <w:sz w:val="18"/>
                <w:szCs w:val="18"/>
              </w:rPr>
            </w:pPr>
            <w:r w:rsidRPr="0095479A">
              <w:rPr>
                <w:sz w:val="18"/>
                <w:szCs w:val="18"/>
              </w:rPr>
              <w:t>1,81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D042F0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8DEF2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1C4E1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0.0078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CEC6E3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0.93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4C439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13</w:t>
            </w:r>
          </w:p>
        </w:tc>
      </w:tr>
      <w:tr w:rsidR="00014A2A" w:rsidRPr="0095479A" w14:paraId="65B0E864" w14:textId="77777777" w:rsidTr="0095479A">
        <w:trPr>
          <w:trHeight w:val="140"/>
          <w:jc w:val="center"/>
        </w:trPr>
        <w:tc>
          <w:tcPr>
            <w:tcW w:w="2175" w:type="dxa"/>
            <w:vMerge w:val="restart"/>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BD809DB"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lastRenderedPageBreak/>
              <w:t>puromycin-sensitive</w:t>
            </w:r>
          </w:p>
        </w:tc>
        <w:tc>
          <w:tcPr>
            <w:tcW w:w="1155" w:type="dxa"/>
            <w:tcBorders>
              <w:top w:val="single" w:sz="4" w:space="0" w:color="000000"/>
              <w:left w:val="nil"/>
              <w:bottom w:val="single" w:sz="4" w:space="0" w:color="000000"/>
              <w:right w:val="single" w:sz="4" w:space="0" w:color="000000"/>
            </w:tcBorders>
            <w:tcMar>
              <w:top w:w="57" w:type="dxa"/>
              <w:left w:w="57" w:type="dxa"/>
              <w:bottom w:w="57" w:type="dxa"/>
              <w:right w:w="57" w:type="dxa"/>
            </w:tcMar>
          </w:tcPr>
          <w:p w14:paraId="09FEFD70"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4D743A"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47093F0"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DE820DF"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D41FE2E"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9.1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C0E52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0.0031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23FD16"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0.043</w:t>
            </w:r>
          </w:p>
        </w:tc>
      </w:tr>
      <w:tr w:rsidR="00014A2A" w:rsidRPr="0095479A" w14:paraId="4AD34AF2"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ED03565"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49D413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B35BE" w14:textId="77777777" w:rsidR="00014A2A" w:rsidRPr="0095479A" w:rsidRDefault="00B01EDB" w:rsidP="00261288">
            <w:pPr>
              <w:pStyle w:val="Normal1"/>
              <w:widowControl w:val="0"/>
              <w:spacing w:line="240" w:lineRule="auto"/>
              <w:jc w:val="center"/>
              <w:rPr>
                <w:sz w:val="18"/>
                <w:szCs w:val="18"/>
              </w:rPr>
            </w:pPr>
            <w:r w:rsidRPr="0095479A">
              <w:rPr>
                <w:sz w:val="18"/>
                <w:szCs w:val="18"/>
              </w:rPr>
              <w:t>3,128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A9894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05093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0.40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23E7BC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3.87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2209A5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0.011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7CD521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0.15</w:t>
            </w:r>
          </w:p>
        </w:tc>
      </w:tr>
      <w:tr w:rsidR="00014A2A" w:rsidRPr="0095479A" w14:paraId="6B0ECA2F"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6EEF2CB"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7E5172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B64952" w14:textId="77777777" w:rsidR="00014A2A" w:rsidRPr="0095479A" w:rsidRDefault="00B01EDB" w:rsidP="00261288">
            <w:pPr>
              <w:pStyle w:val="Normal1"/>
              <w:widowControl w:val="0"/>
              <w:spacing w:line="240" w:lineRule="auto"/>
              <w:jc w:val="center"/>
              <w:rPr>
                <w:sz w:val="18"/>
                <w:szCs w:val="18"/>
              </w:rPr>
            </w:pPr>
            <w:r w:rsidRPr="0095479A">
              <w:rPr>
                <w:sz w:val="18"/>
                <w:szCs w:val="18"/>
              </w:rPr>
              <w:t>1,127</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27CF4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48376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0.089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83400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0.87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73BB71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ECAF53"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4.9</w:t>
            </w:r>
          </w:p>
        </w:tc>
      </w:tr>
      <w:tr w:rsidR="00014A2A" w:rsidRPr="0095479A" w14:paraId="5355AA46"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16F4E68" w14:textId="77777777" w:rsidR="00014A2A" w:rsidRPr="0095479A" w:rsidRDefault="00B01EDB" w:rsidP="00261288">
            <w:pPr>
              <w:pStyle w:val="Normal1"/>
              <w:widowControl w:val="0"/>
              <w:spacing w:line="240" w:lineRule="auto"/>
              <w:jc w:val="center"/>
              <w:rPr>
                <w:sz w:val="18"/>
                <w:szCs w:val="18"/>
              </w:rPr>
            </w:pPr>
            <w:r w:rsidRPr="0095479A">
              <w:rPr>
                <w:sz w:val="18"/>
                <w:szCs w:val="18"/>
              </w:rPr>
              <w:t>sodium/potassium transporting ATPase</w:t>
            </w:r>
          </w:p>
          <w:p w14:paraId="161FC3D3" w14:textId="77777777" w:rsidR="00014A2A" w:rsidRPr="0095479A" w:rsidRDefault="00014A2A" w:rsidP="00261288">
            <w:pPr>
              <w:pStyle w:val="Normal1"/>
              <w:widowControl w:val="0"/>
              <w:spacing w:line="240" w:lineRule="auto"/>
              <w:jc w:val="center"/>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BA8398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B42C56" w14:textId="77777777" w:rsidR="00014A2A" w:rsidRPr="0095479A" w:rsidRDefault="00B01EDB" w:rsidP="00261288">
            <w:pPr>
              <w:pStyle w:val="Normal1"/>
              <w:widowControl w:val="0"/>
              <w:spacing w:line="240" w:lineRule="auto"/>
              <w:jc w:val="center"/>
              <w:rPr>
                <w:sz w:val="18"/>
                <w:szCs w:val="18"/>
              </w:rPr>
            </w:pPr>
            <w:r w:rsidRPr="0095479A">
              <w:rPr>
                <w:sz w:val="18"/>
                <w:szCs w:val="18"/>
              </w:rPr>
              <w:t>1,88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15CAD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5136DA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562677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0.42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B27811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8F3E4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7.2</w:t>
            </w:r>
          </w:p>
        </w:tc>
      </w:tr>
      <w:tr w:rsidR="00014A2A" w:rsidRPr="0095479A" w14:paraId="51BFAC1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8720FE8"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AD8EDE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2BA0B8" w14:textId="77777777" w:rsidR="00014A2A" w:rsidRPr="0095479A" w:rsidRDefault="00B01EDB" w:rsidP="00261288">
            <w:pPr>
              <w:pStyle w:val="Normal1"/>
              <w:widowControl w:val="0"/>
              <w:spacing w:line="240" w:lineRule="auto"/>
              <w:jc w:val="center"/>
              <w:rPr>
                <w:sz w:val="18"/>
                <w:szCs w:val="18"/>
              </w:rPr>
            </w:pPr>
            <w:r w:rsidRPr="0095479A">
              <w:rPr>
                <w:sz w:val="18"/>
                <w:szCs w:val="18"/>
              </w:rPr>
              <w:t>3,86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7C1789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3.2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43C89E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1.06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1835A95"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0.68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36BCA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9F11BA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7.9</w:t>
            </w:r>
          </w:p>
        </w:tc>
      </w:tr>
      <w:tr w:rsidR="00014A2A" w:rsidRPr="0095479A" w14:paraId="1DD2BDC3"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139CBF1"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151B15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0E54AB" w14:textId="77777777" w:rsidR="00014A2A" w:rsidRPr="0095479A" w:rsidRDefault="00B01EDB" w:rsidP="00261288">
            <w:pPr>
              <w:pStyle w:val="Normal1"/>
              <w:widowControl w:val="0"/>
              <w:spacing w:line="240" w:lineRule="auto"/>
              <w:jc w:val="center"/>
              <w:rPr>
                <w:sz w:val="18"/>
                <w:szCs w:val="18"/>
              </w:rPr>
            </w:pPr>
            <w:r w:rsidRPr="0095479A">
              <w:rPr>
                <w:sz w:val="18"/>
                <w:szCs w:val="18"/>
              </w:rPr>
              <w:t>1,85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ED2DEB7"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B6EDF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D4149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0.55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27BCD9"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0.46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C84CDA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6.5</w:t>
            </w:r>
          </w:p>
        </w:tc>
      </w:tr>
      <w:tr w:rsidR="00014A2A" w:rsidRPr="0095479A" w14:paraId="79D9ED40" w14:textId="77777777" w:rsidTr="0095479A">
        <w:trPr>
          <w:trHeight w:val="26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8C6B4DC" w14:textId="77777777" w:rsidR="00014A2A" w:rsidRPr="0095479A" w:rsidRDefault="00B01EDB" w:rsidP="00261288">
            <w:pPr>
              <w:pStyle w:val="Normal1"/>
              <w:widowControl w:val="0"/>
              <w:spacing w:line="240" w:lineRule="auto"/>
              <w:jc w:val="center"/>
              <w:rPr>
                <w:sz w:val="18"/>
                <w:szCs w:val="18"/>
              </w:rPr>
            </w:pPr>
            <w:r w:rsidRPr="0095479A">
              <w:rPr>
                <w:sz w:val="18"/>
                <w:szCs w:val="18"/>
              </w:rPr>
              <w:t>superoxide dismutase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A153FA7" w14:textId="77777777" w:rsidR="00014A2A" w:rsidRPr="0095479A" w:rsidRDefault="00B01EDB" w:rsidP="00261288">
            <w:pPr>
              <w:pStyle w:val="Normal1"/>
              <w:widowControl w:val="0"/>
              <w:spacing w:line="240" w:lineRule="auto"/>
              <w:jc w:val="center"/>
              <w:rPr>
                <w:sz w:val="18"/>
                <w:szCs w:val="18"/>
              </w:rPr>
            </w:pPr>
            <w:r w:rsidRPr="0095479A">
              <w:rPr>
                <w:sz w:val="18"/>
                <w:szCs w:val="18"/>
              </w:rPr>
              <w:t>North vs. South</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7BA70" w14:textId="77777777" w:rsidR="00014A2A" w:rsidRPr="0095479A" w:rsidRDefault="00B01EDB" w:rsidP="00261288">
            <w:pPr>
              <w:pStyle w:val="Normal1"/>
              <w:widowControl w:val="0"/>
              <w:spacing w:line="240" w:lineRule="auto"/>
              <w:jc w:val="center"/>
              <w:rPr>
                <w:sz w:val="18"/>
                <w:szCs w:val="18"/>
              </w:rPr>
            </w:pPr>
            <w:r w:rsidRPr="0095479A">
              <w:rPr>
                <w:sz w:val="18"/>
                <w:szCs w:val="18"/>
              </w:rPr>
              <w:t>1,66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F8538C"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1A9FB2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15B49A"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BE6E2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0.18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95CCAD"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2.5</w:t>
            </w:r>
          </w:p>
        </w:tc>
      </w:tr>
      <w:tr w:rsidR="00014A2A" w:rsidRPr="0095479A" w14:paraId="08CF9050" w14:textId="77777777" w:rsidTr="0095479A">
        <w:trPr>
          <w:trHeight w:val="26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86F9960" w14:textId="77777777" w:rsidR="00014A2A" w:rsidRPr="0095479A" w:rsidRDefault="00014A2A" w:rsidP="00261288">
            <w:pPr>
              <w:pStyle w:val="Normal1"/>
              <w:widowControl w:val="0"/>
              <w:spacing w:line="240" w:lineRule="auto"/>
              <w:jc w:val="center"/>
              <w:rPr>
                <w:b/>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C5BCBB9" w14:textId="77777777" w:rsidR="00014A2A" w:rsidRPr="0095479A" w:rsidRDefault="00B01EDB" w:rsidP="00261288">
            <w:pPr>
              <w:pStyle w:val="Normal1"/>
              <w:widowControl w:val="0"/>
              <w:spacing w:line="240" w:lineRule="auto"/>
              <w:jc w:val="center"/>
              <w:rPr>
                <w:sz w:val="18"/>
                <w:szCs w:val="18"/>
              </w:rPr>
            </w:pPr>
            <w:r w:rsidRPr="0095479A">
              <w:rPr>
                <w:sz w:val="18"/>
                <w:szCs w:val="18"/>
              </w:rPr>
              <w:t>Bay</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3357F" w14:textId="77777777" w:rsidR="00014A2A" w:rsidRPr="0095479A" w:rsidRDefault="00B01EDB" w:rsidP="00261288">
            <w:pPr>
              <w:pStyle w:val="Normal1"/>
              <w:widowControl w:val="0"/>
              <w:spacing w:line="240" w:lineRule="auto"/>
              <w:jc w:val="center"/>
              <w:rPr>
                <w:sz w:val="18"/>
                <w:szCs w:val="18"/>
              </w:rPr>
            </w:pPr>
            <w:r w:rsidRPr="0095479A">
              <w:rPr>
                <w:sz w:val="18"/>
                <w:szCs w:val="18"/>
              </w:rPr>
              <w:t>3,64</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48394F"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0.0020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CB3BF4" w14:textId="77777777" w:rsidR="00014A2A" w:rsidRPr="0095479A" w:rsidRDefault="00B01EDB" w:rsidP="00261288">
            <w:pPr>
              <w:pStyle w:val="Normal1"/>
              <w:widowControl w:val="0"/>
              <w:spacing w:line="240" w:lineRule="auto"/>
              <w:jc w:val="center"/>
              <w:rPr>
                <w:sz w:val="18"/>
                <w:szCs w:val="18"/>
              </w:rPr>
            </w:pPr>
            <w:r w:rsidRPr="0095479A">
              <w:rPr>
                <w:sz w:val="18"/>
                <w:szCs w:val="18"/>
              </w:rPr>
              <w:t>0.00067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C7D894"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1.02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DCC96E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C626E8"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5.5</w:t>
            </w:r>
          </w:p>
        </w:tc>
      </w:tr>
      <w:tr w:rsidR="00014A2A" w:rsidRPr="0095479A" w14:paraId="1F9A1D09" w14:textId="77777777" w:rsidTr="0095479A">
        <w:trPr>
          <w:trHeight w:val="26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DE0149F" w14:textId="77777777" w:rsidR="00014A2A" w:rsidRPr="0095479A" w:rsidRDefault="00014A2A" w:rsidP="00261288">
            <w:pPr>
              <w:pStyle w:val="Normal1"/>
              <w:widowControl w:val="0"/>
              <w:spacing w:line="240" w:lineRule="auto"/>
              <w:jc w:val="center"/>
              <w:rPr>
                <w:b/>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883DD25" w14:textId="77777777" w:rsidR="00014A2A" w:rsidRPr="0095479A" w:rsidRDefault="00B01EDB" w:rsidP="00261288">
            <w:pPr>
              <w:pStyle w:val="Normal1"/>
              <w:widowControl w:val="0"/>
              <w:spacing w:line="240" w:lineRule="auto"/>
              <w:jc w:val="center"/>
              <w:rPr>
                <w:sz w:val="18"/>
                <w:szCs w:val="18"/>
              </w:rPr>
            </w:pPr>
            <w:r w:rsidRPr="0095479A">
              <w:rPr>
                <w:sz w:val="18"/>
                <w:szCs w:val="18"/>
              </w:rPr>
              <w:t>Habitat</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7B5ED" w14:textId="77777777" w:rsidR="00014A2A" w:rsidRPr="0095479A" w:rsidRDefault="00B01EDB" w:rsidP="00261288">
            <w:pPr>
              <w:pStyle w:val="Normal1"/>
              <w:widowControl w:val="0"/>
              <w:spacing w:line="240" w:lineRule="auto"/>
              <w:jc w:val="center"/>
              <w:rPr>
                <w:sz w:val="18"/>
                <w:szCs w:val="18"/>
              </w:rPr>
            </w:pPr>
            <w:r w:rsidRPr="0095479A">
              <w:rPr>
                <w:sz w:val="18"/>
                <w:szCs w:val="18"/>
              </w:rPr>
              <w:t>1,63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9B04A3" w14:textId="77777777" w:rsidR="00014A2A" w:rsidRPr="0095479A" w:rsidRDefault="00B01EDB" w:rsidP="00261288">
            <w:pPr>
              <w:pStyle w:val="Normal1"/>
              <w:widowControl w:val="0"/>
              <w:spacing w:line="240" w:lineRule="auto"/>
              <w:jc w:val="center"/>
              <w:rPr>
                <w:sz w:val="18"/>
                <w:szCs w:val="18"/>
              </w:rPr>
            </w:pPr>
            <w:r w:rsidRPr="0095479A">
              <w:rPr>
                <w:sz w:val="18"/>
                <w:szCs w:val="18"/>
              </w:rPr>
              <w:t>5.4E-05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B0DBC40" w14:textId="77777777" w:rsidR="00014A2A" w:rsidRPr="0095479A" w:rsidRDefault="00B01EDB" w:rsidP="00261288">
            <w:pPr>
              <w:pStyle w:val="Normal1"/>
              <w:widowControl w:val="0"/>
              <w:spacing w:line="240" w:lineRule="auto"/>
              <w:jc w:val="center"/>
              <w:rPr>
                <w:sz w:val="18"/>
                <w:szCs w:val="18"/>
              </w:rPr>
            </w:pPr>
            <w:r w:rsidRPr="0095479A">
              <w:rPr>
                <w:sz w:val="18"/>
                <w:szCs w:val="18"/>
              </w:rPr>
              <w:t>5.4E-05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FBD7B0"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0.081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08E5F1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0.78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E3D61E"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11</w:t>
            </w:r>
          </w:p>
        </w:tc>
      </w:tr>
      <w:tr w:rsidR="00014A2A" w:rsidRPr="0095479A" w14:paraId="75EE7F0C"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658977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trifunctional enzyme β-subunit</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FB7AF16"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C4A66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1,88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73074DE"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252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9002C02"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252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6A52DE1"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11.1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DDF2D2"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0.0013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2B93336"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0.018</w:t>
            </w:r>
          </w:p>
        </w:tc>
      </w:tr>
      <w:tr w:rsidR="00014A2A" w:rsidRPr="0095479A" w14:paraId="56894190"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598CE6CB"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0D7EE845"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14F78"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3,86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F729578"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345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DD057F"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115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F289801"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5.19</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35C210C"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0.0024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06CBC87" w14:textId="77777777" w:rsidR="00014A2A" w:rsidRPr="0095479A" w:rsidRDefault="00B01EDB" w:rsidP="00261288">
            <w:pPr>
              <w:pStyle w:val="Normal1"/>
              <w:widowControl w:val="0"/>
              <w:spacing w:line="240" w:lineRule="auto"/>
              <w:jc w:val="center"/>
              <w:rPr>
                <w:b/>
                <w:sz w:val="18"/>
                <w:szCs w:val="18"/>
              </w:rPr>
            </w:pPr>
            <w:r w:rsidRPr="0095479A">
              <w:rPr>
                <w:b/>
                <w:sz w:val="18"/>
                <w:szCs w:val="18"/>
              </w:rPr>
              <w:t xml:space="preserve"> 0.034</w:t>
            </w:r>
          </w:p>
        </w:tc>
      </w:tr>
      <w:tr w:rsidR="00014A2A" w:rsidRPr="0095479A" w14:paraId="190AF462"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6AA505D4" w14:textId="77777777" w:rsidR="00014A2A" w:rsidRPr="0095479A" w:rsidRDefault="00014A2A" w:rsidP="00261288">
            <w:pPr>
              <w:pStyle w:val="Normal1"/>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7DD9205"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37BB41" w14:textId="77777777" w:rsidR="00014A2A" w:rsidRPr="0095479A" w:rsidRDefault="00B01EDB" w:rsidP="00261288">
            <w:pPr>
              <w:pStyle w:val="Normal1"/>
              <w:widowControl w:val="0"/>
              <w:spacing w:line="240" w:lineRule="auto"/>
              <w:jc w:val="center"/>
              <w:rPr>
                <w:sz w:val="18"/>
                <w:szCs w:val="18"/>
              </w:rPr>
            </w:pPr>
            <w:r w:rsidRPr="0095479A">
              <w:rPr>
                <w:sz w:val="18"/>
                <w:szCs w:val="18"/>
              </w:rPr>
              <w:t>1,85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717ACF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2535F5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37D5DC1"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1.0</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B828416"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0.32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9122B12" w14:textId="77777777" w:rsidR="00014A2A" w:rsidRPr="0095479A" w:rsidRDefault="00B01EDB" w:rsidP="00261288">
            <w:pPr>
              <w:pStyle w:val="Normal1"/>
              <w:widowControl w:val="0"/>
              <w:spacing w:line="240" w:lineRule="auto"/>
              <w:jc w:val="center"/>
              <w:rPr>
                <w:sz w:val="18"/>
                <w:szCs w:val="18"/>
              </w:rPr>
            </w:pPr>
            <w:r w:rsidRPr="0095479A">
              <w:rPr>
                <w:sz w:val="18"/>
                <w:szCs w:val="18"/>
              </w:rPr>
              <w:t xml:space="preserve"> 4.5</w:t>
            </w:r>
          </w:p>
        </w:tc>
      </w:tr>
    </w:tbl>
    <w:p w14:paraId="531B9D49" w14:textId="77777777" w:rsidR="00014A2A" w:rsidRPr="00BD17DE" w:rsidRDefault="00014A2A" w:rsidP="00261288">
      <w:pPr>
        <w:pStyle w:val="Normal1"/>
        <w:suppressLineNumbers/>
        <w:spacing w:line="240" w:lineRule="auto"/>
        <w:rPr>
          <w:i/>
          <w:sz w:val="24"/>
        </w:rPr>
      </w:pPr>
    </w:p>
    <w:tbl>
      <w:tblPr>
        <w:tblStyle w:val="a8"/>
        <w:tblW w:w="84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90"/>
        <w:gridCol w:w="645"/>
        <w:gridCol w:w="660"/>
        <w:gridCol w:w="615"/>
        <w:gridCol w:w="645"/>
        <w:gridCol w:w="645"/>
        <w:gridCol w:w="690"/>
        <w:gridCol w:w="660"/>
      </w:tblGrid>
      <w:tr w:rsidR="00014A2A" w:rsidRPr="004A045C" w14:paraId="445D3F0C" w14:textId="77777777" w:rsidTr="00BD17DE">
        <w:trPr>
          <w:trHeight w:val="400"/>
          <w:jc w:val="center"/>
        </w:trPr>
        <w:tc>
          <w:tcPr>
            <w:tcW w:w="8400" w:type="dxa"/>
            <w:gridSpan w:val="9"/>
            <w:tcBorders>
              <w:top w:val="single" w:sz="4" w:space="0" w:color="FFFFFF"/>
              <w:left w:val="single" w:sz="4" w:space="0" w:color="FFFFFF"/>
              <w:bottom w:val="single" w:sz="4" w:space="0" w:color="000000"/>
              <w:right w:val="single" w:sz="4" w:space="0" w:color="FFFFFF"/>
            </w:tcBorders>
            <w:tcMar>
              <w:top w:w="100" w:type="dxa"/>
              <w:left w:w="100" w:type="dxa"/>
              <w:bottom w:w="100" w:type="dxa"/>
              <w:right w:w="100" w:type="dxa"/>
            </w:tcMar>
          </w:tcPr>
          <w:p w14:paraId="656DE7AA" w14:textId="77777777" w:rsidR="00014A2A" w:rsidRPr="004A045C" w:rsidRDefault="00B01EDB" w:rsidP="00261288">
            <w:pPr>
              <w:pStyle w:val="Normal1"/>
              <w:widowControl w:val="0"/>
              <w:spacing w:line="240" w:lineRule="auto"/>
              <w:rPr>
                <w:sz w:val="18"/>
                <w:szCs w:val="18"/>
              </w:rPr>
            </w:pPr>
            <w:r w:rsidRPr="004A045C">
              <w:rPr>
                <w:b/>
                <w:sz w:val="18"/>
                <w:szCs w:val="18"/>
              </w:rPr>
              <w:t>Supplemental Table 3</w:t>
            </w:r>
            <w:r w:rsidRPr="004A045C">
              <w:rPr>
                <w:sz w:val="18"/>
                <w:szCs w:val="18"/>
              </w:rPr>
              <w:t xml:space="preserve">: Mean coefficients of variation of SRM transition abundance for each protein, location  </w:t>
            </w:r>
          </w:p>
        </w:tc>
      </w:tr>
      <w:tr w:rsidR="00014A2A" w:rsidRPr="004A045C" w14:paraId="3AE61C8F" w14:textId="77777777" w:rsidTr="00BD17DE">
        <w:trPr>
          <w:trHeight w:val="360"/>
          <w:jc w:val="center"/>
        </w:trPr>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8847A" w14:textId="77777777" w:rsidR="00014A2A" w:rsidRPr="004A045C" w:rsidRDefault="00B01EDB" w:rsidP="00261288">
            <w:pPr>
              <w:pStyle w:val="Normal1"/>
              <w:widowControl w:val="0"/>
              <w:spacing w:line="240" w:lineRule="auto"/>
              <w:rPr>
                <w:b/>
                <w:sz w:val="16"/>
                <w:szCs w:val="16"/>
              </w:rPr>
            </w:pPr>
            <w:r w:rsidRPr="004A045C">
              <w:rPr>
                <w:b/>
                <w:sz w:val="16"/>
                <w:szCs w:val="16"/>
              </w:rPr>
              <w:t>Protein</w:t>
            </w:r>
          </w:p>
        </w:tc>
        <w:tc>
          <w:tcPr>
            <w:tcW w:w="6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10F2359" w14:textId="77777777" w:rsidR="00014A2A" w:rsidRPr="004A045C" w:rsidRDefault="00B01EDB" w:rsidP="00261288">
            <w:pPr>
              <w:pStyle w:val="Normal1"/>
              <w:widowControl w:val="0"/>
              <w:spacing w:line="240" w:lineRule="auto"/>
              <w:rPr>
                <w:b/>
                <w:sz w:val="16"/>
                <w:szCs w:val="16"/>
              </w:rPr>
            </w:pPr>
            <w:r w:rsidRPr="004A045C">
              <w:rPr>
                <w:b/>
                <w:sz w:val="16"/>
                <w:szCs w:val="16"/>
              </w:rPr>
              <w:t>CI-B</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CBDDCE" w14:textId="77777777" w:rsidR="00014A2A" w:rsidRPr="004A045C" w:rsidRDefault="00B01EDB" w:rsidP="00261288">
            <w:pPr>
              <w:pStyle w:val="Normal1"/>
              <w:widowControl w:val="0"/>
              <w:spacing w:line="240" w:lineRule="auto"/>
              <w:rPr>
                <w:b/>
                <w:sz w:val="16"/>
                <w:szCs w:val="16"/>
              </w:rPr>
            </w:pPr>
            <w:r w:rsidRPr="004A045C">
              <w:rPr>
                <w:b/>
                <w:sz w:val="16"/>
                <w:szCs w:val="16"/>
              </w:rPr>
              <w:t>CI-E</w:t>
            </w:r>
          </w:p>
        </w:tc>
        <w:tc>
          <w:tcPr>
            <w:tcW w:w="6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0904D3" w14:textId="77777777" w:rsidR="00014A2A" w:rsidRPr="004A045C" w:rsidRDefault="00B01EDB" w:rsidP="00261288">
            <w:pPr>
              <w:pStyle w:val="Normal1"/>
              <w:widowControl w:val="0"/>
              <w:spacing w:line="240" w:lineRule="auto"/>
              <w:rPr>
                <w:b/>
                <w:sz w:val="16"/>
                <w:szCs w:val="16"/>
              </w:rPr>
            </w:pPr>
            <w:r w:rsidRPr="004A045C">
              <w:rPr>
                <w:b/>
                <w:sz w:val="16"/>
                <w:szCs w:val="16"/>
              </w:rPr>
              <w:t>FB-B</w:t>
            </w:r>
          </w:p>
        </w:tc>
        <w:tc>
          <w:tcPr>
            <w:tcW w:w="6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90AD617" w14:textId="77777777" w:rsidR="00014A2A" w:rsidRPr="004A045C" w:rsidRDefault="00B01EDB" w:rsidP="00261288">
            <w:pPr>
              <w:pStyle w:val="Normal1"/>
              <w:widowControl w:val="0"/>
              <w:spacing w:line="240" w:lineRule="auto"/>
              <w:rPr>
                <w:b/>
                <w:sz w:val="16"/>
                <w:szCs w:val="16"/>
              </w:rPr>
            </w:pPr>
            <w:r w:rsidRPr="004A045C">
              <w:rPr>
                <w:b/>
                <w:sz w:val="16"/>
                <w:szCs w:val="16"/>
              </w:rPr>
              <w:t>FB-E</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C3F61C" w14:textId="77777777" w:rsidR="00014A2A" w:rsidRPr="004A045C" w:rsidRDefault="00B01EDB" w:rsidP="00261288">
            <w:pPr>
              <w:pStyle w:val="Normal1"/>
              <w:widowControl w:val="0"/>
              <w:spacing w:line="240" w:lineRule="auto"/>
              <w:rPr>
                <w:b/>
                <w:sz w:val="16"/>
                <w:szCs w:val="16"/>
              </w:rPr>
            </w:pPr>
            <w:r w:rsidRPr="004A045C">
              <w:rPr>
                <w:b/>
                <w:sz w:val="16"/>
                <w:szCs w:val="16"/>
              </w:rPr>
              <w:t>PG-B</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BC5947F" w14:textId="77777777" w:rsidR="00014A2A" w:rsidRPr="004A045C" w:rsidRDefault="00B01EDB" w:rsidP="00261288">
            <w:pPr>
              <w:pStyle w:val="Normal1"/>
              <w:widowControl w:val="0"/>
              <w:spacing w:line="240" w:lineRule="auto"/>
              <w:rPr>
                <w:b/>
                <w:sz w:val="16"/>
                <w:szCs w:val="16"/>
              </w:rPr>
            </w:pPr>
            <w:r w:rsidRPr="004A045C">
              <w:rPr>
                <w:b/>
                <w:sz w:val="16"/>
                <w:szCs w:val="16"/>
              </w:rPr>
              <w:t>PG-E</w:t>
            </w:r>
          </w:p>
        </w:tc>
        <w:tc>
          <w:tcPr>
            <w:tcW w:w="6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DE9D95" w14:textId="77777777" w:rsidR="00014A2A" w:rsidRPr="004A045C" w:rsidRDefault="00B01EDB" w:rsidP="00261288">
            <w:pPr>
              <w:pStyle w:val="Normal1"/>
              <w:widowControl w:val="0"/>
              <w:spacing w:line="240" w:lineRule="auto"/>
              <w:rPr>
                <w:b/>
                <w:sz w:val="16"/>
                <w:szCs w:val="16"/>
              </w:rPr>
            </w:pPr>
            <w:r w:rsidRPr="004A045C">
              <w:rPr>
                <w:b/>
                <w:sz w:val="16"/>
                <w:szCs w:val="16"/>
              </w:rPr>
              <w:t>WB-B</w:t>
            </w:r>
          </w:p>
        </w:tc>
        <w:tc>
          <w:tcPr>
            <w:tcW w:w="6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85047F9" w14:textId="77777777" w:rsidR="00014A2A" w:rsidRPr="004A045C" w:rsidRDefault="00B01EDB" w:rsidP="00261288">
            <w:pPr>
              <w:pStyle w:val="Normal1"/>
              <w:widowControl w:val="0"/>
              <w:spacing w:line="240" w:lineRule="auto"/>
              <w:rPr>
                <w:b/>
                <w:sz w:val="16"/>
                <w:szCs w:val="16"/>
              </w:rPr>
            </w:pPr>
            <w:r w:rsidRPr="004A045C">
              <w:rPr>
                <w:b/>
                <w:sz w:val="16"/>
                <w:szCs w:val="16"/>
              </w:rPr>
              <w:t>WB-E</w:t>
            </w:r>
          </w:p>
        </w:tc>
      </w:tr>
      <w:tr w:rsidR="00014A2A" w:rsidRPr="004A045C" w14:paraId="65530322"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8E27297" w14:textId="77777777" w:rsidR="00014A2A" w:rsidRPr="004A045C" w:rsidRDefault="00B01EDB" w:rsidP="00261288">
            <w:pPr>
              <w:pStyle w:val="Normal1"/>
              <w:widowControl w:val="0"/>
              <w:spacing w:line="240" w:lineRule="auto"/>
              <w:rPr>
                <w:sz w:val="16"/>
                <w:szCs w:val="16"/>
              </w:rPr>
            </w:pPr>
            <w:proofErr w:type="spellStart"/>
            <w:r w:rsidRPr="004A045C">
              <w:rPr>
                <w:sz w:val="16"/>
                <w:szCs w:val="16"/>
              </w:rPr>
              <w:t>arachidonate</w:t>
            </w:r>
            <w:proofErr w:type="spellEnd"/>
            <w:r w:rsidRPr="004A045C">
              <w:rPr>
                <w:sz w:val="16"/>
                <w:szCs w:val="16"/>
              </w:rPr>
              <w:t xml:space="preserve"> 5-lipoxygenase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252E02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0.84</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06CFA3A"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FC84B4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0.44</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01FDA6B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AF1508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6AA748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0.64</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4444B3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B0621FE"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0.58</w:t>
            </w:r>
          </w:p>
        </w:tc>
      </w:tr>
      <w:tr w:rsidR="00014A2A" w:rsidRPr="004A045C" w14:paraId="7A1C7180"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CAC24EA" w14:textId="77777777" w:rsidR="00014A2A" w:rsidRPr="004A045C" w:rsidRDefault="00B01EDB" w:rsidP="00261288">
            <w:pPr>
              <w:pStyle w:val="Normal1"/>
              <w:widowControl w:val="0"/>
              <w:spacing w:line="240" w:lineRule="auto"/>
              <w:rPr>
                <w:sz w:val="16"/>
                <w:szCs w:val="16"/>
              </w:rPr>
            </w:pPr>
            <w:r w:rsidRPr="004A045C">
              <w:rPr>
                <w:sz w:val="16"/>
                <w:szCs w:val="16"/>
              </w:rPr>
              <w:t>catalase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3310FEA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E04FCE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0669C9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0.47</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B91CD3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37B26C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68A772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0.66</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90AFAF9"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54B057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0.43</w:t>
            </w:r>
          </w:p>
        </w:tc>
      </w:tr>
      <w:tr w:rsidR="00014A2A" w:rsidRPr="004A045C" w14:paraId="065EA50C"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03B3735" w14:textId="77777777" w:rsidR="00014A2A" w:rsidRPr="004A045C" w:rsidRDefault="00B01EDB" w:rsidP="00261288">
            <w:pPr>
              <w:pStyle w:val="Normal1"/>
              <w:widowControl w:val="0"/>
              <w:spacing w:line="240" w:lineRule="auto"/>
              <w:rPr>
                <w:sz w:val="16"/>
                <w:szCs w:val="16"/>
              </w:rPr>
            </w:pPr>
            <w:r w:rsidRPr="004A045C">
              <w:rPr>
                <w:sz w:val="16"/>
                <w:szCs w:val="16"/>
              </w:rPr>
              <w:t>cytochrome P450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AC1C1E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0.74</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6385FA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BB9A3D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0.38</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BCF4EB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B0B93A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0.26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62B5689"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0.58</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7A3B7D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ECF6B9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r>
      <w:tr w:rsidR="00014A2A" w:rsidRPr="004A045C" w14:paraId="611B22E2"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7EE6B23" w14:textId="77777777" w:rsidR="00014A2A" w:rsidRPr="004A045C" w:rsidRDefault="00B01EDB" w:rsidP="00261288">
            <w:pPr>
              <w:pStyle w:val="Normal1"/>
              <w:widowControl w:val="0"/>
              <w:spacing w:line="240" w:lineRule="auto"/>
              <w:rPr>
                <w:sz w:val="16"/>
                <w:szCs w:val="16"/>
              </w:rPr>
            </w:pPr>
            <w:r w:rsidRPr="004A045C">
              <w:rPr>
                <w:sz w:val="16"/>
                <w:szCs w:val="16"/>
              </w:rPr>
              <w:t>glycogen phosphorylase (muscle form)</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0911D3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A1BB35C"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0.49</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03BC901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0.35</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3F16B2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0FA856A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810902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3E76A89E"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92F92A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0.47</w:t>
            </w:r>
          </w:p>
        </w:tc>
      </w:tr>
      <w:tr w:rsidR="00014A2A" w:rsidRPr="004A045C" w14:paraId="58425AC3"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91613BD" w14:textId="77777777" w:rsidR="00014A2A" w:rsidRPr="004A045C" w:rsidRDefault="00B01EDB" w:rsidP="00261288">
            <w:pPr>
              <w:pStyle w:val="Normal1"/>
              <w:widowControl w:val="0"/>
              <w:spacing w:line="240" w:lineRule="auto"/>
              <w:rPr>
                <w:sz w:val="16"/>
                <w:szCs w:val="16"/>
              </w:rPr>
            </w:pPr>
            <w:r w:rsidRPr="004A045C">
              <w:rPr>
                <w:sz w:val="16"/>
                <w:szCs w:val="16"/>
              </w:rPr>
              <w:t>heat shock protein 70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F00191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1D07D7A"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066A622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0.20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3A451C4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085BD2E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5B59C7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0.44</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3413B5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0.45</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88DF023"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0.38</w:t>
            </w:r>
          </w:p>
        </w:tc>
      </w:tr>
      <w:tr w:rsidR="00014A2A" w:rsidRPr="004A045C" w14:paraId="578BD975"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4A0C1D6" w14:textId="77777777" w:rsidR="00014A2A" w:rsidRPr="004A045C" w:rsidRDefault="00B01EDB" w:rsidP="00261288">
            <w:pPr>
              <w:pStyle w:val="Normal1"/>
              <w:widowControl w:val="0"/>
              <w:spacing w:line="240" w:lineRule="auto"/>
              <w:rPr>
                <w:sz w:val="16"/>
                <w:szCs w:val="16"/>
              </w:rPr>
            </w:pPr>
            <w:r w:rsidRPr="004A045C">
              <w:rPr>
                <w:sz w:val="16"/>
                <w:szCs w:val="16"/>
              </w:rPr>
              <w:t>heat shock protein 90-alpha</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638DDC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0.70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EA1B7A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D0F1B4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0.32</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796EAE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3BDA363"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D31EB2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0.52</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F16F70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F0ED84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0.49</w:t>
            </w:r>
          </w:p>
        </w:tc>
      </w:tr>
      <w:tr w:rsidR="00014A2A" w:rsidRPr="004A045C" w14:paraId="3545662D"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224A27" w14:textId="77777777" w:rsidR="00014A2A" w:rsidRPr="004A045C" w:rsidRDefault="00B01EDB" w:rsidP="00261288">
            <w:pPr>
              <w:pStyle w:val="Normal1"/>
              <w:widowControl w:val="0"/>
              <w:spacing w:line="240" w:lineRule="auto"/>
              <w:rPr>
                <w:sz w:val="16"/>
                <w:szCs w:val="16"/>
              </w:rPr>
            </w:pPr>
            <w:r w:rsidRPr="004A045C">
              <w:rPr>
                <w:sz w:val="16"/>
                <w:szCs w:val="16"/>
              </w:rPr>
              <w:t>protein disulfide isomerase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D837C2E"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83FCB8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26FB33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0.38</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23B0F2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EC16AF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0.38</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D3256A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0.70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F344B3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24358BEA"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0.43</w:t>
            </w:r>
          </w:p>
        </w:tc>
      </w:tr>
      <w:tr w:rsidR="00014A2A" w:rsidRPr="004A045C" w14:paraId="633AE2D1"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26DA1D7" w14:textId="77777777" w:rsidR="00014A2A" w:rsidRPr="004A045C" w:rsidRDefault="00B01EDB" w:rsidP="00261288">
            <w:pPr>
              <w:pStyle w:val="Normal1"/>
              <w:widowControl w:val="0"/>
              <w:spacing w:line="240" w:lineRule="auto"/>
              <w:rPr>
                <w:sz w:val="16"/>
                <w:szCs w:val="16"/>
              </w:rPr>
            </w:pPr>
            <w:r w:rsidRPr="004A045C">
              <w:rPr>
                <w:sz w:val="16"/>
                <w:szCs w:val="16"/>
              </w:rPr>
              <w:t>peroxiredoxin-1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2E6989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3797AE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66CCEC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0.31</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745977C"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3D15F2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23CB669"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E2EA00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DBEFE9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0.36</w:t>
            </w:r>
          </w:p>
        </w:tc>
      </w:tr>
      <w:tr w:rsidR="00014A2A" w:rsidRPr="004A045C" w14:paraId="39F4C488"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51C4996" w14:textId="77777777" w:rsidR="00014A2A" w:rsidRPr="004A045C" w:rsidRDefault="00B01EDB" w:rsidP="00261288">
            <w:pPr>
              <w:pStyle w:val="Normal1"/>
              <w:widowControl w:val="0"/>
              <w:spacing w:line="240" w:lineRule="auto"/>
              <w:rPr>
                <w:sz w:val="16"/>
                <w:szCs w:val="16"/>
              </w:rPr>
            </w:pPr>
            <w:r w:rsidRPr="004A045C">
              <w:rPr>
                <w:sz w:val="16"/>
                <w:szCs w:val="16"/>
              </w:rPr>
              <w:t>puromycin-sensitive aminopeptidase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93FDB4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1CC203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EFBB2C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0.39</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906079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75EAF8E"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681CA2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C3525C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0.44</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DF6A3C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0.42</w:t>
            </w:r>
          </w:p>
        </w:tc>
      </w:tr>
      <w:tr w:rsidR="00014A2A" w:rsidRPr="004A045C" w14:paraId="03B59089"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246FB1" w14:textId="77777777" w:rsidR="00014A2A" w:rsidRPr="004A045C" w:rsidRDefault="00B01EDB" w:rsidP="00261288">
            <w:pPr>
              <w:pStyle w:val="Normal1"/>
              <w:widowControl w:val="0"/>
              <w:spacing w:line="240" w:lineRule="auto"/>
              <w:rPr>
                <w:sz w:val="16"/>
                <w:szCs w:val="16"/>
              </w:rPr>
            </w:pPr>
            <w:proofErr w:type="spellStart"/>
            <w:r w:rsidRPr="004A045C">
              <w:rPr>
                <w:sz w:val="16"/>
                <w:szCs w:val="16"/>
              </w:rPr>
              <w:t>ras</w:t>
            </w:r>
            <w:proofErr w:type="spellEnd"/>
            <w:r w:rsidRPr="004A045C">
              <w:rPr>
                <w:sz w:val="16"/>
                <w:szCs w:val="16"/>
              </w:rPr>
              <w:t>-related protein rab-11B</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6DDD4C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738E3A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0.43</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C83810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BFA865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500C7D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9FF7631"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0.63</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866360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432961C"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0.54</w:t>
            </w:r>
          </w:p>
        </w:tc>
      </w:tr>
      <w:tr w:rsidR="00014A2A" w:rsidRPr="004A045C" w14:paraId="23F5D61F"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7767B82" w14:textId="77777777" w:rsidR="00014A2A" w:rsidRPr="004A045C" w:rsidRDefault="00B01EDB" w:rsidP="00261288">
            <w:pPr>
              <w:pStyle w:val="Normal1"/>
              <w:widowControl w:val="0"/>
              <w:spacing w:line="240" w:lineRule="auto"/>
              <w:rPr>
                <w:sz w:val="16"/>
                <w:szCs w:val="16"/>
              </w:rPr>
            </w:pPr>
            <w:r w:rsidRPr="004A045C">
              <w:rPr>
                <w:sz w:val="16"/>
                <w:szCs w:val="16"/>
              </w:rPr>
              <w:t>Na/K transporting ATPase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76D1CB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0.70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FF3874D"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C9A613F"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991AAA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44C400C"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C4210D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0.62</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7D8C9A9C"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6144DB5"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0.44</w:t>
            </w:r>
          </w:p>
        </w:tc>
      </w:tr>
      <w:tr w:rsidR="00014A2A" w:rsidRPr="004A045C" w14:paraId="7DA3573C"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9243409" w14:textId="77777777" w:rsidR="00014A2A" w:rsidRPr="004A045C" w:rsidRDefault="00B01EDB" w:rsidP="00261288">
            <w:pPr>
              <w:pStyle w:val="Normal1"/>
              <w:widowControl w:val="0"/>
              <w:spacing w:line="240" w:lineRule="auto"/>
              <w:rPr>
                <w:sz w:val="16"/>
                <w:szCs w:val="16"/>
              </w:rPr>
            </w:pPr>
            <w:r w:rsidRPr="004A045C">
              <w:rPr>
                <w:sz w:val="16"/>
                <w:szCs w:val="16"/>
              </w:rPr>
              <w:t>Superoxide dismutase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CED0FC3"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D82AB8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0.53</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8FAD49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0.49</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9B9DB4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A1DFE8B"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BBB0CD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0.71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1E84EC7"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822E47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0.44</w:t>
            </w:r>
          </w:p>
        </w:tc>
      </w:tr>
      <w:tr w:rsidR="00014A2A" w:rsidRPr="004A045C" w14:paraId="021DA181"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569DDE" w14:textId="77777777" w:rsidR="00014A2A" w:rsidRPr="004A045C" w:rsidRDefault="00B01EDB" w:rsidP="00261288">
            <w:pPr>
              <w:pStyle w:val="Normal1"/>
              <w:widowControl w:val="0"/>
              <w:spacing w:line="240" w:lineRule="auto"/>
              <w:rPr>
                <w:sz w:val="16"/>
                <w:szCs w:val="16"/>
              </w:rPr>
            </w:pPr>
            <w:r w:rsidRPr="004A045C">
              <w:rPr>
                <w:sz w:val="16"/>
                <w:szCs w:val="16"/>
              </w:rPr>
              <w:t>Trifunctional Enzyme β-subunit</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BF33E44"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DA890D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6C975A6"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0.41</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9B35092" w14:textId="77777777" w:rsidR="00014A2A" w:rsidRPr="004A045C" w:rsidRDefault="00B01EDB" w:rsidP="00261288">
            <w:pPr>
              <w:pStyle w:val="Normal1"/>
              <w:widowControl w:val="0"/>
              <w:spacing w:line="240" w:lineRule="auto"/>
              <w:rPr>
                <w:sz w:val="16"/>
                <w:szCs w:val="16"/>
              </w:rPr>
            </w:pPr>
            <w:r w:rsidRPr="004A045C">
              <w:rPr>
                <w:sz w:val="16"/>
                <w:szCs w:val="16"/>
              </w:rPr>
              <w:t xml:space="preserve"> 0.38</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F26E72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0.46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27D9AA8" w14:textId="77777777" w:rsidR="00014A2A" w:rsidRPr="004A045C" w:rsidRDefault="00B01EDB" w:rsidP="00261288">
            <w:pPr>
              <w:pStyle w:val="Normal1"/>
              <w:widowControl w:val="0"/>
              <w:spacing w:line="240" w:lineRule="auto"/>
              <w:rPr>
                <w:sz w:val="16"/>
                <w:szCs w:val="16"/>
              </w:rPr>
            </w:pPr>
            <w:r w:rsidRPr="004A045C">
              <w:rPr>
                <w:sz w:val="16"/>
                <w:szCs w:val="16"/>
              </w:rPr>
              <w:t xml:space="preserve"> 0.63</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7A2E55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F441670" w14:textId="77777777" w:rsidR="00014A2A" w:rsidRPr="004A045C" w:rsidRDefault="00B01EDB" w:rsidP="00261288">
            <w:pPr>
              <w:pStyle w:val="Normal1"/>
              <w:widowControl w:val="0"/>
              <w:spacing w:line="240" w:lineRule="auto"/>
              <w:rPr>
                <w:sz w:val="16"/>
                <w:szCs w:val="16"/>
              </w:rPr>
            </w:pPr>
            <w:r w:rsidRPr="004A045C">
              <w:rPr>
                <w:sz w:val="16"/>
                <w:szCs w:val="16"/>
              </w:rPr>
              <w:t xml:space="preserve"> 0.53</w:t>
            </w:r>
          </w:p>
        </w:tc>
      </w:tr>
    </w:tbl>
    <w:p w14:paraId="45C98B09" w14:textId="77777777" w:rsidR="00014A2A" w:rsidRPr="004A045C" w:rsidRDefault="00014A2A" w:rsidP="00261288">
      <w:pPr>
        <w:pStyle w:val="Normal1"/>
        <w:suppressLineNumbers/>
        <w:spacing w:line="240" w:lineRule="auto"/>
        <w:rPr>
          <w:sz w:val="18"/>
          <w:szCs w:val="18"/>
        </w:rPr>
      </w:pPr>
    </w:p>
    <w:p w14:paraId="5FE7A273" w14:textId="77777777" w:rsidR="00014A2A" w:rsidRPr="004A045C" w:rsidRDefault="00014A2A" w:rsidP="00261288">
      <w:pPr>
        <w:pStyle w:val="Normal1"/>
        <w:suppressLineNumbers/>
        <w:spacing w:line="240" w:lineRule="auto"/>
        <w:rPr>
          <w:sz w:val="18"/>
          <w:szCs w:val="18"/>
        </w:rPr>
      </w:pPr>
    </w:p>
    <w:p w14:paraId="544FFFE0" w14:textId="77777777" w:rsidR="00014A2A" w:rsidRPr="004A045C" w:rsidRDefault="00B01EDB" w:rsidP="00261288">
      <w:pPr>
        <w:pStyle w:val="Normal1"/>
        <w:spacing w:before="120" w:line="240" w:lineRule="auto"/>
        <w:rPr>
          <w:b/>
          <w:sz w:val="18"/>
          <w:szCs w:val="18"/>
        </w:rPr>
      </w:pPr>
      <w:r w:rsidRPr="004A045C">
        <w:rPr>
          <w:noProof/>
          <w:lang w:val="en-US"/>
        </w:rPr>
        <w:drawing>
          <wp:anchor distT="114300" distB="114300" distL="114300" distR="114300" simplePos="0" relativeHeight="251660288" behindDoc="0" locked="0" layoutInCell="1" hidden="0" allowOverlap="1" wp14:anchorId="769B84B4" wp14:editId="473EE401">
            <wp:simplePos x="0" y="0"/>
            <wp:positionH relativeFrom="margin">
              <wp:posOffset>19050</wp:posOffset>
            </wp:positionH>
            <wp:positionV relativeFrom="paragraph">
              <wp:posOffset>114300</wp:posOffset>
            </wp:positionV>
            <wp:extent cx="3599815" cy="3783965"/>
            <wp:effectExtent l="0" t="0" r="6985" b="635"/>
            <wp:wrapSquare wrapText="bothSides" distT="114300" distB="114300" distL="114300" distR="11430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38"/>
                    <a:srcRect/>
                    <a:stretch>
                      <a:fillRect/>
                    </a:stretch>
                  </pic:blipFill>
                  <pic:spPr>
                    <a:xfrm>
                      <a:off x="0" y="0"/>
                      <a:ext cx="3599815" cy="3783965"/>
                    </a:xfrm>
                    <a:prstGeom prst="rect">
                      <a:avLst/>
                    </a:prstGeom>
                    <a:ln/>
                  </pic:spPr>
                </pic:pic>
              </a:graphicData>
            </a:graphic>
            <wp14:sizeRelH relativeFrom="margin">
              <wp14:pctWidth>0</wp14:pctWidth>
            </wp14:sizeRelH>
            <wp14:sizeRelV relativeFrom="margin">
              <wp14:pctHeight>0</wp14:pctHeight>
            </wp14:sizeRelV>
          </wp:anchor>
        </w:drawing>
      </w:r>
    </w:p>
    <w:p w14:paraId="1C181602" w14:textId="77777777" w:rsidR="00014A2A" w:rsidRPr="004A045C" w:rsidRDefault="00014A2A" w:rsidP="00261288">
      <w:pPr>
        <w:pStyle w:val="Normal1"/>
        <w:spacing w:before="120" w:line="240" w:lineRule="auto"/>
        <w:rPr>
          <w:b/>
          <w:sz w:val="18"/>
          <w:szCs w:val="18"/>
        </w:rPr>
      </w:pPr>
    </w:p>
    <w:p w14:paraId="63111833" w14:textId="77777777" w:rsidR="00014A2A" w:rsidRPr="004A045C" w:rsidRDefault="00014A2A" w:rsidP="00261288">
      <w:pPr>
        <w:pStyle w:val="Normal1"/>
        <w:spacing w:before="120" w:line="240" w:lineRule="auto"/>
        <w:rPr>
          <w:b/>
          <w:sz w:val="18"/>
          <w:szCs w:val="18"/>
        </w:rPr>
      </w:pPr>
    </w:p>
    <w:p w14:paraId="21DA55B0" w14:textId="77777777" w:rsidR="00014A2A" w:rsidRPr="004A045C" w:rsidRDefault="00014A2A" w:rsidP="00261288">
      <w:pPr>
        <w:pStyle w:val="Normal1"/>
        <w:spacing w:before="120" w:line="240" w:lineRule="auto"/>
        <w:rPr>
          <w:b/>
          <w:sz w:val="18"/>
          <w:szCs w:val="18"/>
        </w:rPr>
      </w:pPr>
    </w:p>
    <w:p w14:paraId="50160FC3" w14:textId="77777777" w:rsidR="00014A2A" w:rsidRPr="004A045C" w:rsidRDefault="00014A2A" w:rsidP="00261288">
      <w:pPr>
        <w:pStyle w:val="Normal1"/>
        <w:spacing w:before="120" w:line="240" w:lineRule="auto"/>
        <w:rPr>
          <w:b/>
          <w:sz w:val="18"/>
          <w:szCs w:val="18"/>
        </w:rPr>
      </w:pPr>
    </w:p>
    <w:p w14:paraId="796788F9" w14:textId="77777777" w:rsidR="00014A2A" w:rsidRPr="004A045C" w:rsidRDefault="00B01EDB" w:rsidP="00261288">
      <w:pPr>
        <w:pStyle w:val="Normal1"/>
        <w:spacing w:before="120" w:line="240" w:lineRule="auto"/>
        <w:rPr>
          <w:sz w:val="18"/>
          <w:szCs w:val="18"/>
        </w:rPr>
      </w:pPr>
      <w:r w:rsidRPr="004A045C">
        <w:rPr>
          <w:b/>
          <w:sz w:val="18"/>
          <w:szCs w:val="18"/>
        </w:rPr>
        <w:t>Supplemental Figure 4</w:t>
      </w:r>
      <w:r w:rsidRPr="004A045C">
        <w:rPr>
          <w:sz w:val="18"/>
          <w:szCs w:val="18"/>
        </w:rPr>
        <w:t xml:space="preserve">: Non-metric Multi-Dimensional Scaling plot (NMDS) showing patterns of similarity among DIA peptide abundances between technical replicates (same symbol/color), deployment bay (same color), and north/south region, where each point represents one geoduck. Relative proximity of points represents overall degree of peptide abundance similarity. </w:t>
      </w:r>
    </w:p>
    <w:p w14:paraId="13FEB032" w14:textId="77777777" w:rsidR="00014A2A" w:rsidRPr="004A045C" w:rsidRDefault="00014A2A" w:rsidP="00261288">
      <w:pPr>
        <w:pStyle w:val="Normal1"/>
        <w:spacing w:line="240" w:lineRule="auto"/>
      </w:pPr>
    </w:p>
    <w:p w14:paraId="2CBA2BD5" w14:textId="77777777" w:rsidR="00014A2A" w:rsidRPr="004A045C" w:rsidRDefault="00014A2A" w:rsidP="00261288">
      <w:pPr>
        <w:pStyle w:val="Normal1"/>
        <w:spacing w:line="240" w:lineRule="auto"/>
      </w:pPr>
    </w:p>
    <w:p w14:paraId="7D3050A9" w14:textId="77777777" w:rsidR="00014A2A" w:rsidRPr="004A045C" w:rsidRDefault="00014A2A" w:rsidP="00261288">
      <w:pPr>
        <w:pStyle w:val="Normal1"/>
        <w:spacing w:line="240" w:lineRule="auto"/>
      </w:pPr>
    </w:p>
    <w:p w14:paraId="41934BC5" w14:textId="77777777" w:rsidR="00014A2A" w:rsidRPr="004A045C" w:rsidRDefault="00014A2A" w:rsidP="00261288">
      <w:pPr>
        <w:pStyle w:val="Normal1"/>
        <w:spacing w:line="240" w:lineRule="auto"/>
      </w:pPr>
    </w:p>
    <w:p w14:paraId="4ACE9F74" w14:textId="77777777" w:rsidR="00014A2A" w:rsidRPr="004A045C" w:rsidRDefault="00014A2A" w:rsidP="00261288">
      <w:pPr>
        <w:pStyle w:val="Normal1"/>
        <w:spacing w:line="240" w:lineRule="auto"/>
      </w:pPr>
    </w:p>
    <w:p w14:paraId="73C80BA4" w14:textId="77777777" w:rsidR="00014A2A" w:rsidRPr="004A045C" w:rsidRDefault="00014A2A" w:rsidP="00261288">
      <w:pPr>
        <w:pStyle w:val="Normal1"/>
        <w:spacing w:line="240" w:lineRule="auto"/>
      </w:pPr>
    </w:p>
    <w:p w14:paraId="5C737EFF" w14:textId="77777777" w:rsidR="00014A2A" w:rsidRPr="004A045C" w:rsidRDefault="00014A2A" w:rsidP="00261288">
      <w:pPr>
        <w:pStyle w:val="Normal1"/>
        <w:spacing w:line="240" w:lineRule="auto"/>
      </w:pPr>
    </w:p>
    <w:p w14:paraId="55DBF68B" w14:textId="77777777" w:rsidR="00014A2A" w:rsidRPr="004A045C" w:rsidRDefault="00014A2A" w:rsidP="00261288">
      <w:pPr>
        <w:pStyle w:val="Normal1"/>
        <w:spacing w:line="240" w:lineRule="auto"/>
        <w:rPr>
          <w:b/>
          <w:sz w:val="18"/>
          <w:szCs w:val="18"/>
        </w:rPr>
      </w:pPr>
    </w:p>
    <w:p w14:paraId="728E20A3" w14:textId="77777777" w:rsidR="00014A2A" w:rsidRPr="004A045C" w:rsidRDefault="00014A2A" w:rsidP="00261288">
      <w:pPr>
        <w:pStyle w:val="Normal1"/>
        <w:spacing w:line="240" w:lineRule="auto"/>
        <w:rPr>
          <w:b/>
          <w:sz w:val="18"/>
          <w:szCs w:val="18"/>
        </w:rPr>
      </w:pPr>
    </w:p>
    <w:p w14:paraId="51870DDE" w14:textId="77777777" w:rsidR="00014A2A" w:rsidRPr="004A045C" w:rsidRDefault="0095479A" w:rsidP="00261288">
      <w:pPr>
        <w:pStyle w:val="Normal1"/>
        <w:spacing w:line="240" w:lineRule="auto"/>
        <w:rPr>
          <w:b/>
          <w:sz w:val="18"/>
          <w:szCs w:val="18"/>
        </w:rPr>
      </w:pPr>
      <w:r w:rsidRPr="004A045C">
        <w:rPr>
          <w:noProof/>
          <w:lang w:val="en-US"/>
        </w:rPr>
        <w:drawing>
          <wp:anchor distT="114300" distB="114300" distL="114300" distR="114300" simplePos="0" relativeHeight="251661312" behindDoc="0" locked="0" layoutInCell="1" hidden="0" allowOverlap="1" wp14:anchorId="52BDC285" wp14:editId="54DC3F15">
            <wp:simplePos x="0" y="0"/>
            <wp:positionH relativeFrom="margin">
              <wp:posOffset>-176530</wp:posOffset>
            </wp:positionH>
            <wp:positionV relativeFrom="paragraph">
              <wp:posOffset>111760</wp:posOffset>
            </wp:positionV>
            <wp:extent cx="3782695" cy="3892550"/>
            <wp:effectExtent l="0" t="0" r="1905"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9"/>
                    <a:srcRect/>
                    <a:stretch>
                      <a:fillRect/>
                    </a:stretch>
                  </pic:blipFill>
                  <pic:spPr>
                    <a:xfrm>
                      <a:off x="0" y="0"/>
                      <a:ext cx="3782695" cy="3892550"/>
                    </a:xfrm>
                    <a:prstGeom prst="rect">
                      <a:avLst/>
                    </a:prstGeom>
                    <a:ln/>
                  </pic:spPr>
                </pic:pic>
              </a:graphicData>
            </a:graphic>
            <wp14:sizeRelH relativeFrom="margin">
              <wp14:pctWidth>0</wp14:pctWidth>
            </wp14:sizeRelH>
            <wp14:sizeRelV relativeFrom="margin">
              <wp14:pctHeight>0</wp14:pctHeight>
            </wp14:sizeRelV>
          </wp:anchor>
        </w:drawing>
      </w:r>
    </w:p>
    <w:p w14:paraId="452BD2D8" w14:textId="77777777" w:rsidR="00014A2A" w:rsidRPr="004A045C" w:rsidRDefault="00014A2A" w:rsidP="00261288">
      <w:pPr>
        <w:pStyle w:val="Normal1"/>
        <w:spacing w:line="240" w:lineRule="auto"/>
        <w:rPr>
          <w:b/>
          <w:sz w:val="18"/>
          <w:szCs w:val="18"/>
        </w:rPr>
      </w:pPr>
    </w:p>
    <w:p w14:paraId="3D44701A" w14:textId="77777777" w:rsidR="00014A2A" w:rsidRPr="004A045C" w:rsidRDefault="00014A2A" w:rsidP="00261288">
      <w:pPr>
        <w:pStyle w:val="Normal1"/>
        <w:spacing w:line="240" w:lineRule="auto"/>
        <w:rPr>
          <w:b/>
          <w:sz w:val="18"/>
          <w:szCs w:val="18"/>
        </w:rPr>
      </w:pPr>
    </w:p>
    <w:p w14:paraId="058D61CD" w14:textId="77777777" w:rsidR="00014A2A" w:rsidRPr="004A045C" w:rsidRDefault="00014A2A" w:rsidP="00261288">
      <w:pPr>
        <w:pStyle w:val="Normal1"/>
        <w:spacing w:line="240" w:lineRule="auto"/>
        <w:rPr>
          <w:b/>
          <w:sz w:val="18"/>
          <w:szCs w:val="18"/>
        </w:rPr>
      </w:pPr>
    </w:p>
    <w:p w14:paraId="1BEDAC79" w14:textId="77777777" w:rsidR="00014A2A" w:rsidRPr="004A045C" w:rsidRDefault="00014A2A" w:rsidP="00261288">
      <w:pPr>
        <w:pStyle w:val="Normal1"/>
        <w:spacing w:line="240" w:lineRule="auto"/>
        <w:rPr>
          <w:b/>
          <w:sz w:val="18"/>
          <w:szCs w:val="18"/>
        </w:rPr>
      </w:pPr>
    </w:p>
    <w:p w14:paraId="07FE5DE0" w14:textId="77777777" w:rsidR="00014A2A" w:rsidRPr="004A045C" w:rsidRDefault="00014A2A" w:rsidP="00261288">
      <w:pPr>
        <w:pStyle w:val="Normal1"/>
        <w:spacing w:line="240" w:lineRule="auto"/>
        <w:rPr>
          <w:b/>
          <w:sz w:val="18"/>
          <w:szCs w:val="18"/>
        </w:rPr>
      </w:pPr>
    </w:p>
    <w:p w14:paraId="44640B87" w14:textId="77777777" w:rsidR="00014A2A" w:rsidRPr="004A045C" w:rsidRDefault="00014A2A" w:rsidP="00261288">
      <w:pPr>
        <w:pStyle w:val="Normal1"/>
        <w:spacing w:line="240" w:lineRule="auto"/>
        <w:rPr>
          <w:b/>
          <w:sz w:val="18"/>
          <w:szCs w:val="18"/>
        </w:rPr>
      </w:pPr>
    </w:p>
    <w:p w14:paraId="4D1B19E0" w14:textId="77777777" w:rsidR="00014A2A" w:rsidRPr="004A045C" w:rsidRDefault="00B01EDB" w:rsidP="00261288">
      <w:pPr>
        <w:pStyle w:val="Normal1"/>
        <w:spacing w:line="240" w:lineRule="auto"/>
        <w:rPr>
          <w:sz w:val="18"/>
          <w:szCs w:val="18"/>
        </w:rPr>
      </w:pPr>
      <w:r w:rsidRPr="004A045C">
        <w:rPr>
          <w:b/>
          <w:sz w:val="18"/>
          <w:szCs w:val="18"/>
        </w:rPr>
        <w:t>Supplemental Figure 5</w:t>
      </w:r>
      <w:r w:rsidRPr="004A045C">
        <w:rPr>
          <w:sz w:val="18"/>
          <w:szCs w:val="18"/>
        </w:rPr>
        <w:t xml:space="preserve">: Linear regression model fit of PRTC internal standard peptides in SRM against DIA, used to confirm identity of targeted peptides in </w:t>
      </w:r>
      <w:proofErr w:type="spellStart"/>
      <w:r w:rsidRPr="004A045C">
        <w:rPr>
          <w:sz w:val="18"/>
          <w:szCs w:val="18"/>
        </w:rPr>
        <w:t>SRm</w:t>
      </w:r>
      <w:proofErr w:type="spellEnd"/>
      <w:r w:rsidRPr="004A045C">
        <w:rPr>
          <w:sz w:val="18"/>
          <w:szCs w:val="18"/>
        </w:rPr>
        <w:t xml:space="preserve"> by calculating adjustment in retention time between SRM and DIA.</w:t>
      </w:r>
    </w:p>
    <w:p w14:paraId="23BC8C6E" w14:textId="77777777" w:rsidR="00014A2A" w:rsidRPr="004A045C" w:rsidRDefault="00014A2A" w:rsidP="00261288">
      <w:pPr>
        <w:pStyle w:val="Normal1"/>
        <w:spacing w:line="240" w:lineRule="auto"/>
      </w:pPr>
    </w:p>
    <w:p w14:paraId="13641A93" w14:textId="77777777" w:rsidR="00014A2A" w:rsidRPr="004A045C" w:rsidRDefault="00014A2A" w:rsidP="00261288">
      <w:pPr>
        <w:pStyle w:val="Normal1"/>
        <w:spacing w:line="240" w:lineRule="auto"/>
        <w:rPr>
          <w:b/>
        </w:rPr>
      </w:pPr>
    </w:p>
    <w:p w14:paraId="025C3F3D" w14:textId="77777777" w:rsidR="00014A2A" w:rsidRPr="004A045C" w:rsidRDefault="00014A2A" w:rsidP="00261288">
      <w:pPr>
        <w:pStyle w:val="Normal1"/>
        <w:spacing w:line="240" w:lineRule="auto"/>
        <w:rPr>
          <w:b/>
        </w:rPr>
      </w:pPr>
    </w:p>
    <w:p w14:paraId="27F2C5BA" w14:textId="77777777" w:rsidR="00014A2A" w:rsidRPr="004A045C" w:rsidRDefault="00014A2A" w:rsidP="00261288">
      <w:pPr>
        <w:pStyle w:val="Normal1"/>
        <w:spacing w:line="240" w:lineRule="auto"/>
        <w:rPr>
          <w:b/>
        </w:rPr>
      </w:pPr>
    </w:p>
    <w:p w14:paraId="27983DC0" w14:textId="77777777" w:rsidR="00014A2A" w:rsidRPr="004A045C" w:rsidRDefault="00014A2A" w:rsidP="00261288">
      <w:pPr>
        <w:pStyle w:val="Normal1"/>
        <w:spacing w:line="240" w:lineRule="auto"/>
        <w:rPr>
          <w:b/>
        </w:rPr>
      </w:pPr>
    </w:p>
    <w:p w14:paraId="1685BCAE" w14:textId="77777777" w:rsidR="00014A2A" w:rsidRPr="004A045C" w:rsidRDefault="00014A2A" w:rsidP="00261288">
      <w:pPr>
        <w:pStyle w:val="Normal1"/>
        <w:spacing w:line="240" w:lineRule="auto"/>
        <w:rPr>
          <w:b/>
        </w:rPr>
      </w:pPr>
    </w:p>
    <w:p w14:paraId="23A40F18" w14:textId="77777777" w:rsidR="00014A2A" w:rsidRPr="004A045C" w:rsidRDefault="00014A2A" w:rsidP="00261288">
      <w:pPr>
        <w:pStyle w:val="Normal1"/>
        <w:spacing w:line="240" w:lineRule="auto"/>
        <w:rPr>
          <w:b/>
        </w:rPr>
      </w:pPr>
    </w:p>
    <w:p w14:paraId="67E3C1D1" w14:textId="77777777" w:rsidR="00014A2A" w:rsidRPr="004A045C" w:rsidRDefault="00014A2A" w:rsidP="00261288">
      <w:pPr>
        <w:pStyle w:val="Normal1"/>
        <w:spacing w:line="240" w:lineRule="auto"/>
        <w:rPr>
          <w:b/>
        </w:rPr>
      </w:pPr>
    </w:p>
    <w:p w14:paraId="278F4E50" w14:textId="77777777" w:rsidR="00014A2A" w:rsidRPr="004A045C" w:rsidRDefault="00014A2A" w:rsidP="00261288">
      <w:pPr>
        <w:pStyle w:val="Normal1"/>
        <w:spacing w:line="240" w:lineRule="auto"/>
        <w:rPr>
          <w:b/>
        </w:rPr>
      </w:pPr>
    </w:p>
    <w:p w14:paraId="3FBC0F4E" w14:textId="77777777" w:rsidR="00014A2A" w:rsidRPr="004A045C" w:rsidRDefault="00014A2A" w:rsidP="00261288">
      <w:pPr>
        <w:pStyle w:val="Normal1"/>
        <w:spacing w:line="240" w:lineRule="auto"/>
        <w:rPr>
          <w:b/>
        </w:rPr>
      </w:pPr>
    </w:p>
    <w:p w14:paraId="0F74A04F" w14:textId="77777777" w:rsidR="002F1708" w:rsidRDefault="002F1708" w:rsidP="00261288">
      <w:pPr>
        <w:pStyle w:val="Normal1"/>
        <w:suppressLineNumbers/>
        <w:spacing w:line="240" w:lineRule="auto"/>
        <w:rPr>
          <w:b/>
        </w:rPr>
      </w:pPr>
    </w:p>
    <w:p w14:paraId="0A307A3F" w14:textId="77777777" w:rsidR="00BD17DE" w:rsidRDefault="00BD17DE" w:rsidP="00261288">
      <w:pPr>
        <w:pStyle w:val="Normal1"/>
        <w:suppressLineNumbers/>
        <w:spacing w:line="240" w:lineRule="auto"/>
        <w:rPr>
          <w:b/>
        </w:rPr>
      </w:pPr>
    </w:p>
    <w:p w14:paraId="00CE843A" w14:textId="77777777" w:rsidR="00BD17DE" w:rsidRDefault="00BD17DE" w:rsidP="00261288">
      <w:pPr>
        <w:pStyle w:val="Normal1"/>
        <w:suppressLineNumbers/>
        <w:spacing w:line="240" w:lineRule="auto"/>
        <w:rPr>
          <w:b/>
        </w:rPr>
      </w:pPr>
    </w:p>
    <w:p w14:paraId="0DB36789" w14:textId="77777777" w:rsidR="00BD17DE" w:rsidRDefault="00BD17DE" w:rsidP="00261288">
      <w:pPr>
        <w:pStyle w:val="Normal1"/>
        <w:suppressLineNumbers/>
        <w:spacing w:line="240" w:lineRule="auto"/>
        <w:rPr>
          <w:b/>
        </w:rPr>
      </w:pPr>
    </w:p>
    <w:p w14:paraId="3697AAAB" w14:textId="77777777" w:rsidR="00BD17DE" w:rsidRDefault="00BD17DE" w:rsidP="00261288">
      <w:pPr>
        <w:pStyle w:val="Normal1"/>
        <w:suppressLineNumbers/>
        <w:spacing w:line="240" w:lineRule="auto"/>
        <w:rPr>
          <w:b/>
        </w:rPr>
      </w:pPr>
    </w:p>
    <w:p w14:paraId="2CA3FEAD" w14:textId="5E6330CF" w:rsidR="00014A2A" w:rsidRDefault="00B01EDB" w:rsidP="00261288">
      <w:pPr>
        <w:pStyle w:val="Normal1"/>
        <w:suppressLineNumbers/>
        <w:spacing w:line="240" w:lineRule="auto"/>
        <w:rPr>
          <w:color w:val="000000"/>
        </w:rPr>
      </w:pPr>
      <w:r w:rsidRPr="004A045C">
        <w:rPr>
          <w:b/>
        </w:rPr>
        <w:lastRenderedPageBreak/>
        <w:t>Supplemental Figure 6</w:t>
      </w:r>
      <w:r w:rsidR="002F1708">
        <w:rPr>
          <w:b/>
        </w:rPr>
        <w:t xml:space="preserve"> (Interactive, online)</w:t>
      </w:r>
      <w:r w:rsidRPr="004A045C">
        <w:t>:</w:t>
      </w:r>
      <w:r w:rsidR="002F1708">
        <w:t xml:space="preserve"> </w:t>
      </w:r>
      <w:r w:rsidRPr="004A045C">
        <w:t>Dilution curve peptide abundance ratios regressed against predicted ratios from serial sample dilutions. Peptides with slope coefficient 0.2&lt;x&lt;1.5 and adjusted R2 &gt;0.7 were included in analysis.</w:t>
      </w:r>
      <w:r w:rsidR="002F1708">
        <w:t xml:space="preserve"> Link to interactive figure: </w:t>
      </w:r>
      <w:hyperlink r:id="rId540" w:history="1">
        <w:r w:rsidR="002F1708" w:rsidRPr="0005392C">
          <w:rPr>
            <w:rStyle w:val="Hyperlink"/>
          </w:rPr>
          <w:t>http://owl.fish.washington.edu/generosa/Generosa_DNR/Dilution-Curve-Transitions.html</w:t>
        </w:r>
      </w:hyperlink>
    </w:p>
    <w:p w14:paraId="2A6DF66F" w14:textId="77777777" w:rsidR="00014A2A" w:rsidRPr="004A045C" w:rsidRDefault="00014A2A" w:rsidP="00261288">
      <w:pPr>
        <w:pStyle w:val="Normal1"/>
        <w:suppressLineNumbers/>
        <w:spacing w:line="240" w:lineRule="auto"/>
      </w:pPr>
    </w:p>
    <w:p w14:paraId="292B05CB" w14:textId="1E545230" w:rsidR="002F1708" w:rsidRPr="002F1708" w:rsidRDefault="00B01EDB" w:rsidP="00261288">
      <w:pPr>
        <w:pStyle w:val="Normal1"/>
        <w:suppressLineNumbers/>
        <w:spacing w:line="240" w:lineRule="auto"/>
        <w:rPr>
          <w:color w:val="000000"/>
        </w:rPr>
      </w:pPr>
      <w:r w:rsidRPr="004A045C">
        <w:rPr>
          <w:b/>
        </w:rPr>
        <w:t>Supplemental Figure 7</w:t>
      </w:r>
      <w:r w:rsidR="002F1708">
        <w:rPr>
          <w:b/>
        </w:rPr>
        <w:t xml:space="preserve"> (Interactive, online)</w:t>
      </w:r>
      <w:r w:rsidRPr="004A045C">
        <w:rPr>
          <w:b/>
        </w:rPr>
        <w:t>:</w:t>
      </w:r>
      <w:r w:rsidRPr="004A045C">
        <w:t xml:space="preserve"> Non-metric Multi-Dimensional Scaling plot (NMDS) of SRM technical replicates. </w:t>
      </w:r>
      <w:r w:rsidR="002F1708">
        <w:t xml:space="preserve">Link to interactive figure: </w:t>
      </w:r>
      <w:hyperlink r:id="rId541" w:history="1">
        <w:r w:rsidR="002F1708" w:rsidRPr="0005392C">
          <w:rPr>
            <w:rStyle w:val="Hyperlink"/>
          </w:rPr>
          <w:t>http://owl.fish.washington.edu/generosa/Generosa_DNR/NMDS-technical-replicate.html</w:t>
        </w:r>
      </w:hyperlink>
    </w:p>
    <w:p w14:paraId="5D399988" w14:textId="77777777" w:rsidR="00014A2A" w:rsidRPr="004A045C" w:rsidRDefault="00014A2A" w:rsidP="00261288">
      <w:pPr>
        <w:pStyle w:val="Normal1"/>
        <w:suppressLineNumbers/>
        <w:spacing w:before="120" w:line="240" w:lineRule="auto"/>
        <w:rPr>
          <w:b/>
          <w:sz w:val="18"/>
          <w:szCs w:val="18"/>
        </w:rPr>
      </w:pPr>
    </w:p>
    <w:p w14:paraId="05C3EED2" w14:textId="77777777" w:rsidR="00014A2A" w:rsidRPr="004A045C" w:rsidRDefault="00B01EDB" w:rsidP="00261288">
      <w:pPr>
        <w:pStyle w:val="Normal1"/>
        <w:suppressLineNumbers/>
        <w:spacing w:before="120" w:line="240" w:lineRule="auto"/>
        <w:rPr>
          <w:b/>
          <w:sz w:val="18"/>
          <w:szCs w:val="18"/>
        </w:rPr>
      </w:pPr>
      <w:r w:rsidRPr="004A045C">
        <w:rPr>
          <w:noProof/>
          <w:lang w:val="en-US"/>
        </w:rPr>
        <w:drawing>
          <wp:anchor distT="57150" distB="57150" distL="57150" distR="57150" simplePos="0" relativeHeight="251662336" behindDoc="0" locked="0" layoutInCell="1" hidden="0" allowOverlap="1" wp14:anchorId="206CEF82" wp14:editId="0E2D10C4">
            <wp:simplePos x="0" y="0"/>
            <wp:positionH relativeFrom="margin">
              <wp:posOffset>57150</wp:posOffset>
            </wp:positionH>
            <wp:positionV relativeFrom="paragraph">
              <wp:posOffset>209550</wp:posOffset>
            </wp:positionV>
            <wp:extent cx="4059504" cy="3071813"/>
            <wp:effectExtent l="0" t="0" r="0" b="0"/>
            <wp:wrapSquare wrapText="bothSides" distT="57150" distB="57150" distL="57150" distR="5715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2"/>
                    <a:srcRect t="989" b="989"/>
                    <a:stretch>
                      <a:fillRect/>
                    </a:stretch>
                  </pic:blipFill>
                  <pic:spPr>
                    <a:xfrm>
                      <a:off x="0" y="0"/>
                      <a:ext cx="4059504" cy="3071813"/>
                    </a:xfrm>
                    <a:prstGeom prst="rect">
                      <a:avLst/>
                    </a:prstGeom>
                    <a:ln/>
                  </pic:spPr>
                </pic:pic>
              </a:graphicData>
            </a:graphic>
          </wp:anchor>
        </w:drawing>
      </w:r>
    </w:p>
    <w:p w14:paraId="48AD9DCB" w14:textId="77777777" w:rsidR="00014A2A" w:rsidRPr="004A045C" w:rsidRDefault="00014A2A" w:rsidP="00261288">
      <w:pPr>
        <w:pStyle w:val="Normal1"/>
        <w:suppressLineNumbers/>
        <w:spacing w:before="120" w:line="240" w:lineRule="auto"/>
        <w:rPr>
          <w:b/>
          <w:sz w:val="18"/>
          <w:szCs w:val="18"/>
        </w:rPr>
      </w:pPr>
    </w:p>
    <w:p w14:paraId="478B54BB" w14:textId="77777777" w:rsidR="00014A2A" w:rsidRPr="004A045C" w:rsidRDefault="00014A2A" w:rsidP="00261288">
      <w:pPr>
        <w:pStyle w:val="Normal1"/>
        <w:suppressLineNumbers/>
        <w:spacing w:before="120" w:line="240" w:lineRule="auto"/>
        <w:rPr>
          <w:b/>
          <w:sz w:val="18"/>
          <w:szCs w:val="18"/>
        </w:rPr>
      </w:pPr>
    </w:p>
    <w:p w14:paraId="3755272A" w14:textId="48848693" w:rsidR="00014A2A" w:rsidRPr="002F1708" w:rsidRDefault="00B01EDB" w:rsidP="002F1708">
      <w:pPr>
        <w:pStyle w:val="Normal1"/>
        <w:suppressLineNumbers/>
        <w:spacing w:before="120" w:line="240" w:lineRule="auto"/>
      </w:pPr>
      <w:r w:rsidRPr="004A045C">
        <w:rPr>
          <w:b/>
          <w:sz w:val="18"/>
          <w:szCs w:val="18"/>
        </w:rPr>
        <w:t>Supplemental Figure 8</w:t>
      </w:r>
      <w:r w:rsidRPr="004A045C">
        <w:rPr>
          <w:sz w:val="18"/>
          <w:szCs w:val="18"/>
        </w:rPr>
        <w:t>: Non-metric Multi-Dimensional Scaling plot (NMDS) showing patterns of similarity among targeted SRM peptide abundances between deployment locations, where each point represents one geoduck. Relative proximity of points represents overall degree of peptide abundance</w:t>
      </w:r>
      <w:r w:rsidR="002F1708">
        <w:rPr>
          <w:sz w:val="18"/>
          <w:szCs w:val="18"/>
        </w:rPr>
        <w:t xml:space="preserve"> similarity.</w:t>
      </w:r>
      <w:r w:rsidR="002F1708" w:rsidRPr="002F1708">
        <w:t xml:space="preserve"> </w:t>
      </w:r>
    </w:p>
    <w:sectPr w:rsidR="00014A2A" w:rsidRPr="002F1708" w:rsidSect="00FA4A59">
      <w:pgSz w:w="12240" w:h="15840"/>
      <w:pgMar w:top="1440" w:right="1440" w:bottom="1440" w:left="1440" w:header="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8" w:author="Laura H Spencer" w:date="2018-12-10T13:28:00Z" w:initials="LHS">
    <w:p w14:paraId="32387570" w14:textId="1B9F1DD4" w:rsidR="001144E8" w:rsidRDefault="001144E8" w:rsidP="004E2DB9">
      <w:pPr>
        <w:pStyle w:val="CommentText"/>
      </w:pPr>
      <w:r>
        <w:rPr>
          <w:rStyle w:val="CommentReference"/>
        </w:rPr>
        <w:annotationRef/>
      </w:r>
      <w:r>
        <w:t xml:space="preserve">Need </w:t>
      </w:r>
      <w:proofErr w:type="spellStart"/>
      <w:r>
        <w:t>broodstock</w:t>
      </w:r>
      <w:proofErr w:type="spellEnd"/>
      <w:r>
        <w:t xml:space="preserve"> source, and environmental conditions prior </w:t>
      </w:r>
      <w:proofErr w:type="spellStart"/>
      <w:r>
        <w:t>prior</w:t>
      </w:r>
      <w:proofErr w:type="spellEnd"/>
      <w:r>
        <w:t xml:space="preserve"> to deployment?</w:t>
      </w:r>
    </w:p>
  </w:comment>
  <w:comment w:id="255" w:author="Laura H Spencer" w:date="2018-12-10T13:29:00Z" w:initials="LHS">
    <w:p w14:paraId="288175F7" w14:textId="1D533CCB" w:rsidR="001144E8" w:rsidRDefault="001144E8">
      <w:pPr>
        <w:pStyle w:val="CommentText"/>
      </w:pPr>
      <w:r>
        <w:rPr>
          <w:rStyle w:val="CommentReference"/>
        </w:rPr>
        <w:annotationRef/>
      </w:r>
      <w:r>
        <w:t>Need sensor make/model</w:t>
      </w:r>
    </w:p>
  </w:comment>
  <w:comment w:id="318" w:author="Laura H Spencer" w:date="2018-12-10T13:38:00Z" w:initials="LHS">
    <w:p w14:paraId="31D31353" w14:textId="7675A10E" w:rsidR="001144E8" w:rsidRDefault="001144E8">
      <w:pPr>
        <w:pStyle w:val="CommentText"/>
      </w:pPr>
      <w:r>
        <w:rPr>
          <w:rStyle w:val="CommentReference"/>
        </w:rPr>
        <w:annotationRef/>
      </w:r>
      <w:r>
        <w:t xml:space="preserve">Add why we use ctenidia, with citation </w:t>
      </w:r>
    </w:p>
  </w:comment>
  <w:comment w:id="340" w:author="Laura H Spencer" w:date="2018-12-12T12:54:00Z" w:initials="LHS">
    <w:p w14:paraId="56C5F26A" w14:textId="40CBA25E" w:rsidR="001144E8" w:rsidRDefault="001144E8">
      <w:pPr>
        <w:pStyle w:val="CommentText"/>
      </w:pPr>
      <w:r>
        <w:rPr>
          <w:rStyle w:val="CommentReference"/>
        </w:rPr>
        <w:annotationRef/>
      </w:r>
      <w:r>
        <w:t>Add to references</w:t>
      </w:r>
    </w:p>
  </w:comment>
  <w:comment w:id="345" w:author="Laura H Spencer" w:date="2018-12-12T12:54:00Z" w:initials="LHS">
    <w:p w14:paraId="0C6EBC4D" w14:textId="77777777" w:rsidR="001144E8" w:rsidRDefault="001144E8" w:rsidP="00095020">
      <w:pPr>
        <w:pStyle w:val="CommentText"/>
      </w:pPr>
      <w:r>
        <w:rPr>
          <w:rStyle w:val="CommentReference"/>
        </w:rPr>
        <w:annotationRef/>
      </w:r>
      <w:r>
        <w:t>Add to reference</w:t>
      </w:r>
    </w:p>
  </w:comment>
  <w:comment w:id="349" w:author="Laura H Spencer" w:date="2018-12-12T13:05:00Z" w:initials="LHS">
    <w:p w14:paraId="101F4936" w14:textId="77777777" w:rsidR="001144E8" w:rsidRDefault="001144E8">
      <w:pPr>
        <w:pStyle w:val="CommentText"/>
      </w:pPr>
      <w:r>
        <w:rPr>
          <w:rStyle w:val="CommentReference"/>
        </w:rPr>
        <w:annotationRef/>
      </w:r>
      <w:r>
        <w:t>Add to references</w:t>
      </w:r>
    </w:p>
    <w:p w14:paraId="2E9104F9" w14:textId="2CF6B8E1" w:rsidR="001144E8" w:rsidRDefault="001144E8">
      <w:pPr>
        <w:pStyle w:val="CommentText"/>
      </w:pPr>
    </w:p>
  </w:comment>
  <w:comment w:id="359" w:author="Laura H Spencer" w:date="2018-12-10T13:31:00Z" w:initials="LHS">
    <w:p w14:paraId="7FF5A374" w14:textId="5F5638A6" w:rsidR="001144E8" w:rsidRDefault="001144E8">
      <w:pPr>
        <w:pStyle w:val="CommentText"/>
      </w:pPr>
      <w:r>
        <w:rPr>
          <w:rStyle w:val="CommentReference"/>
        </w:rPr>
        <w:annotationRef/>
      </w:r>
      <w:r>
        <w:t xml:space="preserve">Reviewer was confused by these: </w:t>
      </w:r>
    </w:p>
  </w:comment>
  <w:comment w:id="367" w:author="Laura H Spencer" w:date="2018-12-10T13:32:00Z" w:initials="LHS">
    <w:p w14:paraId="2A1E50B2" w14:textId="77777777" w:rsidR="001144E8" w:rsidRPr="00162960" w:rsidRDefault="001144E8" w:rsidP="00162960">
      <w:pPr>
        <w:rPr>
          <w:rFonts w:ascii="Times New Roman" w:eastAsia="Times New Roman" w:hAnsi="Times New Roman" w:cs="Times New Roman"/>
          <w:sz w:val="24"/>
          <w:szCs w:val="24"/>
          <w:lang w:val="en-US"/>
        </w:rPr>
      </w:pPr>
      <w:r>
        <w:rPr>
          <w:rStyle w:val="CommentReference"/>
        </w:rPr>
        <w:annotationRef/>
      </w:r>
      <w:r>
        <w:t xml:space="preserve"> </w:t>
      </w:r>
      <w:r w:rsidRPr="00162960">
        <w:rPr>
          <w:rFonts w:ascii="Times New Roman" w:eastAsia="Times New Roman" w:hAnsi="Times New Roman" w:cs="Times New Roman"/>
          <w:sz w:val="24"/>
          <w:szCs w:val="24"/>
          <w:lang w:val="en-US"/>
        </w:rPr>
        <w:t>do you mean global ‘relative’ protein abundance?  and for the rest of the paragraph? Should “abundance” be replaced by “relative abundance”?  </w:t>
      </w:r>
    </w:p>
    <w:p w14:paraId="5C02A5A8" w14:textId="42158020" w:rsidR="001144E8" w:rsidRDefault="001144E8">
      <w:pPr>
        <w:pStyle w:val="CommentText"/>
      </w:pPr>
    </w:p>
  </w:comment>
  <w:comment w:id="375" w:author="Laura H Spencer" w:date="2018-12-17T14:22:00Z" w:initials="LHS">
    <w:p w14:paraId="4467E809" w14:textId="76C98BDC" w:rsidR="001144E8" w:rsidRDefault="001144E8">
      <w:pPr>
        <w:pStyle w:val="CommentText"/>
      </w:pPr>
      <w:r>
        <w:rPr>
          <w:rStyle w:val="CommentReference"/>
        </w:rPr>
        <w:annotationRef/>
      </w:r>
      <w:r>
        <w:t xml:space="preserve">Protein selection is not addressed in the introduction. </w:t>
      </w:r>
    </w:p>
  </w:comment>
  <w:comment w:id="378" w:author="Laura H Spencer" w:date="2018-12-10T13:33:00Z" w:initials="LHS">
    <w:p w14:paraId="72AF4744" w14:textId="77777777" w:rsidR="001144E8" w:rsidRPr="00162960" w:rsidRDefault="001144E8" w:rsidP="00162960">
      <w:pPr>
        <w:rPr>
          <w:rFonts w:ascii="Times New Roman" w:eastAsia="Times New Roman" w:hAnsi="Times New Roman" w:cs="Times New Roman"/>
          <w:sz w:val="24"/>
          <w:szCs w:val="24"/>
          <w:lang w:val="en-US"/>
        </w:rPr>
      </w:pPr>
      <w:r>
        <w:rPr>
          <w:rStyle w:val="CommentReference"/>
        </w:rPr>
        <w:annotationRef/>
      </w:r>
      <w:r w:rsidRPr="00162960">
        <w:rPr>
          <w:rFonts w:ascii="Times New Roman" w:eastAsia="Times New Roman" w:hAnsi="Times New Roman" w:cs="Times New Roman"/>
          <w:sz w:val="24"/>
          <w:szCs w:val="24"/>
          <w:lang w:val="en-US"/>
        </w:rPr>
        <w:t> Supplemental Table 1 needs to be referred to for the survival results</w:t>
      </w:r>
    </w:p>
    <w:p w14:paraId="113F88E8" w14:textId="4D73E54D" w:rsidR="001144E8" w:rsidRDefault="001144E8">
      <w:pPr>
        <w:pStyle w:val="CommentText"/>
      </w:pPr>
    </w:p>
  </w:comment>
  <w:comment w:id="380" w:author="Laura H Spencer" w:date="2018-12-10T13:33:00Z" w:initials="LHS">
    <w:p w14:paraId="7441FB08" w14:textId="77777777" w:rsidR="001144E8" w:rsidRPr="00162960" w:rsidRDefault="001144E8" w:rsidP="00162960">
      <w:pPr>
        <w:rPr>
          <w:rFonts w:ascii="Times New Roman" w:eastAsia="Times New Roman" w:hAnsi="Times New Roman" w:cs="Times New Roman"/>
          <w:sz w:val="24"/>
          <w:szCs w:val="24"/>
          <w:lang w:val="en-US"/>
        </w:rPr>
      </w:pPr>
      <w:r>
        <w:rPr>
          <w:rStyle w:val="CommentReference"/>
        </w:rPr>
        <w:annotationRef/>
      </w:r>
      <w:r w:rsidRPr="00162960">
        <w:rPr>
          <w:rFonts w:ascii="Times New Roman" w:eastAsia="Times New Roman" w:hAnsi="Times New Roman" w:cs="Times New Roman"/>
          <w:sz w:val="24"/>
          <w:szCs w:val="24"/>
          <w:lang w:val="en-US"/>
        </w:rPr>
        <w:t>in the legend of figure 3 please indicate how growth results are presented?</w:t>
      </w:r>
    </w:p>
    <w:p w14:paraId="20B4D3DA" w14:textId="54300D17" w:rsidR="001144E8" w:rsidRDefault="001144E8">
      <w:pPr>
        <w:pStyle w:val="CommentText"/>
      </w:pPr>
    </w:p>
  </w:comment>
  <w:comment w:id="383" w:author="Laura H Spencer" w:date="2018-12-10T13:34:00Z" w:initials="LHS">
    <w:p w14:paraId="433B21C1" w14:textId="359944C6" w:rsidR="001144E8" w:rsidRPr="00162960" w:rsidRDefault="001144E8" w:rsidP="00162960">
      <w:pPr>
        <w:rPr>
          <w:rFonts w:ascii="Times New Roman" w:eastAsia="Times New Roman" w:hAnsi="Times New Roman" w:cs="Times New Roman"/>
          <w:sz w:val="24"/>
          <w:szCs w:val="24"/>
          <w:lang w:val="en-US"/>
        </w:rPr>
      </w:pPr>
      <w:r>
        <w:rPr>
          <w:rStyle w:val="CommentReference"/>
        </w:rPr>
        <w:annotationRef/>
      </w:r>
      <w:r w:rsidRPr="00162960">
        <w:rPr>
          <w:rFonts w:ascii="Times New Roman" w:eastAsia="Times New Roman" w:hAnsi="Times New Roman" w:cs="Times New Roman"/>
          <w:sz w:val="24"/>
          <w:szCs w:val="24"/>
          <w:lang w:val="en-US"/>
        </w:rPr>
        <w:t>add “in abundance” to “significantly different…” and as needed in the rest of the paragraph</w:t>
      </w:r>
    </w:p>
    <w:p w14:paraId="363DB699" w14:textId="7892D5D5" w:rsidR="001144E8" w:rsidRDefault="001144E8">
      <w:pPr>
        <w:pStyle w:val="CommentText"/>
      </w:pPr>
    </w:p>
  </w:comment>
  <w:comment w:id="390" w:author="Laura H Spencer" w:date="2018-12-10T13:34:00Z" w:initials="LHS">
    <w:p w14:paraId="071BEAC4" w14:textId="77777777" w:rsidR="001144E8" w:rsidRPr="00162960" w:rsidRDefault="001144E8" w:rsidP="00162960">
      <w:pPr>
        <w:rPr>
          <w:rFonts w:ascii="Times New Roman" w:eastAsia="Times New Roman" w:hAnsi="Times New Roman" w:cs="Times New Roman"/>
          <w:sz w:val="24"/>
          <w:szCs w:val="24"/>
          <w:lang w:val="en-US"/>
        </w:rPr>
      </w:pPr>
      <w:r>
        <w:rPr>
          <w:rStyle w:val="CommentReference"/>
        </w:rPr>
        <w:annotationRef/>
      </w:r>
      <w:r w:rsidRPr="00162960">
        <w:rPr>
          <w:rFonts w:ascii="Times New Roman" w:eastAsia="Times New Roman" w:hAnsi="Times New Roman" w:cs="Times New Roman"/>
          <w:sz w:val="24"/>
          <w:szCs w:val="24"/>
          <w:lang w:val="en-US"/>
        </w:rPr>
        <w:t>please clarify the legend of figure 4 indicating what the line in each box (mean), end of each box and bars (std error? range?) represents?  </w:t>
      </w:r>
    </w:p>
    <w:p w14:paraId="642EE350" w14:textId="75D36ABF" w:rsidR="001144E8" w:rsidRDefault="001144E8">
      <w:pPr>
        <w:pStyle w:val="CommentText"/>
      </w:pPr>
    </w:p>
  </w:comment>
  <w:comment w:id="413" w:author="Laura H Spencer" w:date="2018-12-12T16:43:00Z" w:initials="LHS">
    <w:p w14:paraId="1FCC1CED" w14:textId="77777777" w:rsidR="001144E8" w:rsidRPr="009F30D8" w:rsidRDefault="001144E8" w:rsidP="003419ED">
      <w:pPr>
        <w:pStyle w:val="NormalWeb"/>
        <w:spacing w:before="0" w:beforeAutospacing="0" w:after="0" w:afterAutospacing="0"/>
      </w:pPr>
      <w:r>
        <w:rPr>
          <w:rStyle w:val="CommentReference"/>
        </w:rPr>
        <w:annotationRef/>
      </w:r>
      <w:r>
        <w:rPr>
          <w:rFonts w:ascii="Arial" w:hAnsi="Arial" w:cs="Arial"/>
          <w:color w:val="000000"/>
          <w:sz w:val="22"/>
          <w:szCs w:val="22"/>
        </w:rPr>
        <w:t xml:space="preserve">COMMENT: </w:t>
      </w:r>
      <w:r w:rsidRPr="009F30D8">
        <w:rPr>
          <w:rFonts w:ascii="Arial" w:hAnsi="Arial" w:cs="Arial"/>
          <w:color w:val="000000"/>
          <w:sz w:val="22"/>
          <w:szCs w:val="22"/>
        </w:rPr>
        <w:t>“fishes”? you mean shellfishes? Or if “fishes” is correct then provide references</w:t>
      </w:r>
    </w:p>
    <w:p w14:paraId="747E6D50" w14:textId="77777777" w:rsidR="001144E8" w:rsidRDefault="001144E8" w:rsidP="003419ED">
      <w:pPr>
        <w:pStyle w:val="CommentText"/>
      </w:pPr>
    </w:p>
  </w:comment>
  <w:comment w:id="415" w:author="Laura H Spencer" w:date="2018-12-10T23:46:00Z" w:initials="LHS">
    <w:p w14:paraId="4C2A2BA6" w14:textId="77777777" w:rsidR="001144E8" w:rsidRDefault="001144E8">
      <w:pPr>
        <w:pStyle w:val="CommentText"/>
      </w:pPr>
      <w:r>
        <w:rPr>
          <w:rStyle w:val="CommentReference"/>
        </w:rPr>
        <w:annotationRef/>
      </w:r>
      <w:r>
        <w:t xml:space="preserve">Updated based on comment: </w:t>
      </w:r>
    </w:p>
    <w:p w14:paraId="1615486B" w14:textId="77777777" w:rsidR="001144E8" w:rsidRDefault="001144E8">
      <w:pPr>
        <w:pStyle w:val="CommentText"/>
      </w:pPr>
    </w:p>
    <w:p w14:paraId="6BD388CB" w14:textId="4987E1B9" w:rsidR="001144E8" w:rsidRDefault="001144E8">
      <w:pPr>
        <w:pStyle w:val="CommentText"/>
      </w:pPr>
      <w:r w:rsidRPr="009719D5">
        <w:rPr>
          <w:rFonts w:ascii="Times New Roman" w:eastAsia="Times New Roman" w:hAnsi="Times New Roman" w:cs="Times New Roman"/>
          <w:sz w:val="24"/>
          <w:szCs w:val="24"/>
          <w:lang w:val="en-US"/>
        </w:rPr>
        <w:t> replace “protein abundance” with “abundance of selected proteins” and as needed throughout the discussion (L413, L435…)</w:t>
      </w:r>
    </w:p>
  </w:comment>
  <w:comment w:id="424" w:author="Laura H Spencer" w:date="2018-12-10T13:35:00Z" w:initials="LHS">
    <w:p w14:paraId="06AA6C09" w14:textId="07C08C17" w:rsidR="001144E8" w:rsidRDefault="001144E8" w:rsidP="009719D5">
      <w:pPr>
        <w:rPr>
          <w:rFonts w:ascii="Times New Roman" w:eastAsia="Times New Roman" w:hAnsi="Times New Roman" w:cs="Times New Roman"/>
          <w:sz w:val="24"/>
          <w:szCs w:val="24"/>
          <w:lang w:val="en-US"/>
        </w:rPr>
      </w:pPr>
      <w:r>
        <w:rPr>
          <w:rStyle w:val="CommentReference"/>
        </w:rPr>
        <w:annotationRef/>
      </w:r>
      <w:r w:rsidRPr="009719D5">
        <w:rPr>
          <w:rFonts w:ascii="Times New Roman" w:eastAsia="Times New Roman" w:hAnsi="Times New Roman" w:cs="Times New Roman"/>
          <w:sz w:val="24"/>
          <w:szCs w:val="24"/>
          <w:lang w:val="en-US"/>
        </w:rPr>
        <w:t>“SMR increased”? please clarify which selected proteins "SMR" refers too in the studies cited? Were those proteins the same as the ones selected in your study?  </w:t>
      </w:r>
    </w:p>
    <w:p w14:paraId="00CAF64C" w14:textId="285E2E5E" w:rsidR="001144E8" w:rsidRDefault="001144E8" w:rsidP="009719D5">
      <w:pPr>
        <w:rPr>
          <w:rFonts w:ascii="Times New Roman" w:eastAsia="Times New Roman" w:hAnsi="Times New Roman" w:cs="Times New Roman"/>
          <w:sz w:val="24"/>
          <w:szCs w:val="24"/>
          <w:lang w:val="en-US"/>
        </w:rPr>
      </w:pPr>
    </w:p>
    <w:p w14:paraId="06959EAB" w14:textId="77777777" w:rsidR="001144E8" w:rsidRDefault="001144E8" w:rsidP="007C357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Info from </w:t>
      </w:r>
      <w:proofErr w:type="spellStart"/>
      <w:r>
        <w:rPr>
          <w:rFonts w:ascii="Times New Roman" w:eastAsia="Times New Roman" w:hAnsi="Times New Roman" w:cs="Times New Roman"/>
          <w:sz w:val="24"/>
          <w:szCs w:val="24"/>
          <w:lang w:val="en-US"/>
        </w:rPr>
        <w:t>Matoo</w:t>
      </w:r>
      <w:proofErr w:type="spellEnd"/>
      <w:r>
        <w:rPr>
          <w:rFonts w:ascii="Times New Roman" w:eastAsia="Times New Roman" w:hAnsi="Times New Roman" w:cs="Times New Roman"/>
          <w:sz w:val="24"/>
          <w:szCs w:val="24"/>
          <w:lang w:val="en-US"/>
        </w:rPr>
        <w:t xml:space="preserve">: </w:t>
      </w:r>
    </w:p>
    <w:p w14:paraId="205DC5A4" w14:textId="3F4F022E" w:rsidR="001144E8" w:rsidRPr="007C3574" w:rsidRDefault="001144E8" w:rsidP="007C3574">
      <w:pPr>
        <w:pStyle w:val="ListParagraph"/>
        <w:numPr>
          <w:ilvl w:val="0"/>
          <w:numId w:val="2"/>
        </w:numPr>
        <w:rPr>
          <w:rFonts w:ascii="Times New Roman" w:eastAsia="Times New Roman" w:hAnsi="Times New Roman" w:cs="Times New Roman"/>
          <w:sz w:val="24"/>
          <w:szCs w:val="24"/>
          <w:lang w:val="en-US"/>
        </w:rPr>
      </w:pPr>
      <w:r w:rsidRPr="007C3574">
        <w:rPr>
          <w:rFonts w:ascii="Times New Roman" w:eastAsia="Times New Roman" w:hAnsi="Times New Roman" w:cs="Times New Roman"/>
          <w:sz w:val="24"/>
          <w:szCs w:val="24"/>
          <w:lang w:val="en-US"/>
        </w:rPr>
        <w:t>Protein conjugates of malondialdehyde (MDA) and 4-hydroxynonenal (4-HNE) of lipid peroxidation using enzyme immunoassays</w:t>
      </w:r>
    </w:p>
    <w:p w14:paraId="15DE1899" w14:textId="5637458B" w:rsidR="001144E8" w:rsidRPr="007C3574" w:rsidRDefault="001144E8" w:rsidP="007C3574">
      <w:pPr>
        <w:pStyle w:val="ListParagraph"/>
        <w:numPr>
          <w:ilvl w:val="0"/>
          <w:numId w:val="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Protein carbonyls also measured </w:t>
      </w:r>
    </w:p>
    <w:p w14:paraId="40258505" w14:textId="0D1DAC13" w:rsidR="001144E8" w:rsidRPr="009719D5" w:rsidRDefault="001144E8" w:rsidP="009719D5">
      <w:pPr>
        <w:rPr>
          <w:rFonts w:ascii="Times New Roman" w:eastAsia="Times New Roman" w:hAnsi="Times New Roman" w:cs="Times New Roman"/>
          <w:sz w:val="24"/>
          <w:szCs w:val="24"/>
          <w:lang w:val="en-US"/>
        </w:rPr>
      </w:pPr>
    </w:p>
    <w:p w14:paraId="7BDA8091" w14:textId="088338DC" w:rsidR="001144E8" w:rsidRDefault="001144E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387570" w15:done="0"/>
  <w15:commentEx w15:paraId="288175F7" w15:done="0"/>
  <w15:commentEx w15:paraId="31D31353" w15:done="0"/>
  <w15:commentEx w15:paraId="56C5F26A" w15:done="0"/>
  <w15:commentEx w15:paraId="0C6EBC4D" w15:done="0"/>
  <w15:commentEx w15:paraId="2E9104F9" w15:done="0"/>
  <w15:commentEx w15:paraId="7FF5A374" w15:done="0"/>
  <w15:commentEx w15:paraId="5C02A5A8" w15:done="0"/>
  <w15:commentEx w15:paraId="4467E809" w15:done="0"/>
  <w15:commentEx w15:paraId="113F88E8" w15:done="0"/>
  <w15:commentEx w15:paraId="20B4D3DA" w15:done="0"/>
  <w15:commentEx w15:paraId="363DB699" w15:done="0"/>
  <w15:commentEx w15:paraId="642EE350" w15:done="0"/>
  <w15:commentEx w15:paraId="747E6D50" w15:done="0"/>
  <w15:commentEx w15:paraId="6BD388CB" w15:done="0"/>
  <w15:commentEx w15:paraId="7BDA80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175F7" w16cid:durableId="1FB8E8AF"/>
  <w16cid:commentId w16cid:paraId="31D31353" w16cid:durableId="1FB8EADF"/>
  <w16cid:commentId w16cid:paraId="56C5F26A" w16cid:durableId="1FBB8396"/>
  <w16cid:commentId w16cid:paraId="0C6EBC4D" w16cid:durableId="1FBB8385"/>
  <w16cid:commentId w16cid:paraId="2E9104F9" w16cid:durableId="1FBB8602"/>
  <w16cid:commentId w16cid:paraId="7FF5A374" w16cid:durableId="1FB8E921"/>
  <w16cid:commentId w16cid:paraId="5C02A5A8" w16cid:durableId="1FB8E96A"/>
  <w16cid:commentId w16cid:paraId="4467E809" w16cid:durableId="1FC22F89"/>
  <w16cid:commentId w16cid:paraId="113F88E8" w16cid:durableId="1FB8E99B"/>
  <w16cid:commentId w16cid:paraId="20B4D3DA" w16cid:durableId="1FB8E9B2"/>
  <w16cid:commentId w16cid:paraId="363DB699" w16cid:durableId="1FB8E9CC"/>
  <w16cid:commentId w16cid:paraId="642EE350" w16cid:durableId="1FB8E9E4"/>
  <w16cid:commentId w16cid:paraId="747E6D50" w16cid:durableId="1FBBB948"/>
  <w16cid:commentId w16cid:paraId="6BD388CB" w16cid:durableId="1FB97957"/>
  <w16cid:commentId w16cid:paraId="7BDA8091" w16cid:durableId="1FB8E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C13DD" w14:textId="77777777" w:rsidR="00293350" w:rsidRDefault="00293350">
      <w:pPr>
        <w:spacing w:line="240" w:lineRule="auto"/>
      </w:pPr>
      <w:r>
        <w:separator/>
      </w:r>
    </w:p>
  </w:endnote>
  <w:endnote w:type="continuationSeparator" w:id="0">
    <w:p w14:paraId="17E2093A" w14:textId="77777777" w:rsidR="00293350" w:rsidRDefault="00293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Regular">
    <w:panose1 w:val="020B0609030804020204"/>
    <w:charset w:val="00"/>
    <w:family w:val="modern"/>
    <w:pitch w:val="fixed"/>
    <w:sig w:usb0="E60022FF" w:usb1="D200F9FB" w:usb2="02000028" w:usb3="00000000" w:csb0="000001DF" w:csb1="00000000"/>
  </w:font>
  <w:font w:name="Papyrus Condensed">
    <w:panose1 w:val="020B0602040200020303"/>
    <w:charset w:val="4D"/>
    <w:family w:val="swiss"/>
    <w:pitch w:val="variable"/>
    <w:sig w:usb0="A000007F" w:usb1="4000205B" w:usb2="00000000" w:usb3="00000000" w:csb0="00000193"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34" w:type="pct"/>
      <w:tblBorders>
        <w:bottom w:val="single" w:sz="4" w:space="0" w:color="BFBFBF"/>
      </w:tblBorders>
      <w:tblCellMar>
        <w:left w:w="115" w:type="dxa"/>
        <w:right w:w="115" w:type="dxa"/>
      </w:tblCellMar>
      <w:tblLook w:val="04A0" w:firstRow="1" w:lastRow="0" w:firstColumn="1" w:lastColumn="0" w:noHBand="0" w:noVBand="1"/>
    </w:tblPr>
    <w:tblGrid>
      <w:gridCol w:w="9238"/>
      <w:gridCol w:w="417"/>
    </w:tblGrid>
    <w:tr w:rsidR="001144E8" w:rsidRPr="00105138" w14:paraId="68A0CEEF" w14:textId="77777777" w:rsidTr="00105138">
      <w:tc>
        <w:tcPr>
          <w:tcW w:w="4784" w:type="pct"/>
          <w:tcBorders>
            <w:bottom w:val="nil"/>
            <w:right w:val="single" w:sz="4" w:space="0" w:color="BFBFBF"/>
          </w:tcBorders>
        </w:tcPr>
        <w:p w14:paraId="47760FE3" w14:textId="47AB40B0" w:rsidR="001144E8" w:rsidRPr="00105138" w:rsidRDefault="001144E8" w:rsidP="00BD17DE">
          <w:pPr>
            <w:spacing w:line="240" w:lineRule="auto"/>
            <w:jc w:val="right"/>
            <w:rPr>
              <w:rFonts w:eastAsia="Cambria"/>
              <w:b/>
              <w:color w:val="595959" w:themeColor="text1" w:themeTint="A6"/>
            </w:rPr>
          </w:pPr>
          <w:sdt>
            <w:sdtPr>
              <w:rPr>
                <w:b/>
                <w:bCs/>
                <w:caps/>
                <w:color w:val="595959" w:themeColor="text1" w:themeTint="A6"/>
              </w:rPr>
              <w:alias w:val="Title"/>
              <w:id w:val="192897387"/>
              <w:placeholder>
                <w:docPart w:val="1D8B32E7B9940D4AA87C8FDA10D56459"/>
              </w:placeholder>
              <w:dataBinding w:prefixMappings="xmlns:ns0='http://schemas.openxmlformats.org/package/2006/metadata/core-properties' xmlns:ns1='http://purl.org/dc/elements/1.1/'" w:xpath="/ns0:coreProperties[1]/ns1:title[1]" w:storeItemID="{6C3C8BC8-F283-45AE-878A-BAB7291924A1}"/>
              <w:text/>
            </w:sdtPr>
            <w:sdtContent>
              <w:r>
                <w:rPr>
                  <w:b/>
                  <w:bCs/>
                  <w:caps/>
                  <w:color w:val="595959" w:themeColor="text1" w:themeTint="A6"/>
                  <w:lang w:val="en-US"/>
                </w:rPr>
                <w:t>L. Spencer et al. 2018</w:t>
              </w:r>
            </w:sdtContent>
          </w:sdt>
          <w:r w:rsidRPr="00105138">
            <w:rPr>
              <w:b/>
              <w:bCs/>
              <w:caps/>
              <w:color w:val="595959" w:themeColor="text1" w:themeTint="A6"/>
            </w:rPr>
            <w:t xml:space="preserve"> </w:t>
          </w:r>
        </w:p>
      </w:tc>
      <w:tc>
        <w:tcPr>
          <w:tcW w:w="216" w:type="pct"/>
          <w:tcBorders>
            <w:left w:val="single" w:sz="4" w:space="0" w:color="BFBFBF"/>
            <w:bottom w:val="nil"/>
          </w:tcBorders>
        </w:tcPr>
        <w:p w14:paraId="174C63E4" w14:textId="77777777" w:rsidR="001144E8" w:rsidRPr="00105138" w:rsidRDefault="001144E8" w:rsidP="00105138">
          <w:pPr>
            <w:spacing w:line="240" w:lineRule="auto"/>
            <w:ind w:right="-90"/>
            <w:rPr>
              <w:rFonts w:eastAsia="Cambria"/>
              <w:color w:val="595959" w:themeColor="text1" w:themeTint="A6"/>
            </w:rPr>
          </w:pPr>
          <w:r w:rsidRPr="00105138">
            <w:rPr>
              <w:b/>
              <w:color w:val="595959" w:themeColor="text1" w:themeTint="A6"/>
            </w:rPr>
            <w:fldChar w:fldCharType="begin"/>
          </w:r>
          <w:r w:rsidRPr="00105138">
            <w:rPr>
              <w:b/>
              <w:color w:val="595959" w:themeColor="text1" w:themeTint="A6"/>
            </w:rPr>
            <w:instrText xml:space="preserve"> PAGE   \* MERGEFORMAT </w:instrText>
          </w:r>
          <w:r w:rsidRPr="00105138">
            <w:rPr>
              <w:b/>
              <w:color w:val="595959" w:themeColor="text1" w:themeTint="A6"/>
            </w:rPr>
            <w:fldChar w:fldCharType="separate"/>
          </w:r>
          <w:r>
            <w:rPr>
              <w:b/>
              <w:noProof/>
              <w:color w:val="595959" w:themeColor="text1" w:themeTint="A6"/>
            </w:rPr>
            <w:t>34</w:t>
          </w:r>
          <w:r w:rsidRPr="00105138">
            <w:rPr>
              <w:b/>
              <w:color w:val="595959" w:themeColor="text1" w:themeTint="A6"/>
            </w:rPr>
            <w:fldChar w:fldCharType="end"/>
          </w:r>
        </w:p>
      </w:tc>
    </w:tr>
  </w:tbl>
  <w:p w14:paraId="5D4055A3" w14:textId="426212BF" w:rsidR="001144E8" w:rsidRDefault="001144E8">
    <w:pPr>
      <w:pStyle w:val="Normal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2FE16" w14:textId="77777777" w:rsidR="00293350" w:rsidRDefault="00293350">
      <w:pPr>
        <w:spacing w:line="240" w:lineRule="auto"/>
      </w:pPr>
      <w:r>
        <w:separator/>
      </w:r>
    </w:p>
  </w:footnote>
  <w:footnote w:type="continuationSeparator" w:id="0">
    <w:p w14:paraId="0CB5A463" w14:textId="77777777" w:rsidR="00293350" w:rsidRDefault="002933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32A4F"/>
    <w:multiLevelType w:val="hybridMultilevel"/>
    <w:tmpl w:val="A41E9F56"/>
    <w:lvl w:ilvl="0" w:tplc="E090B404">
      <w:start w:val="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E311F9"/>
    <w:multiLevelType w:val="multilevel"/>
    <w:tmpl w:val="3E3CE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a H Spencer">
    <w15:presenceInfo w15:providerId="AD" w15:userId="S::lhs3@uw.edu::f2a3cd9b-a156-4257-a90e-f3c1c31bc1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14A2A"/>
    <w:rsid w:val="00014A2A"/>
    <w:rsid w:val="0007765A"/>
    <w:rsid w:val="00095020"/>
    <w:rsid w:val="000D535F"/>
    <w:rsid w:val="00105138"/>
    <w:rsid w:val="001144E8"/>
    <w:rsid w:val="0013639A"/>
    <w:rsid w:val="0014316B"/>
    <w:rsid w:val="001468E9"/>
    <w:rsid w:val="00162960"/>
    <w:rsid w:val="0016521C"/>
    <w:rsid w:val="001A7863"/>
    <w:rsid w:val="001D3EAB"/>
    <w:rsid w:val="001D53DE"/>
    <w:rsid w:val="001E1268"/>
    <w:rsid w:val="0021044D"/>
    <w:rsid w:val="00210796"/>
    <w:rsid w:val="00261288"/>
    <w:rsid w:val="00280D95"/>
    <w:rsid w:val="00293350"/>
    <w:rsid w:val="002A71E9"/>
    <w:rsid w:val="002B638F"/>
    <w:rsid w:val="002D2531"/>
    <w:rsid w:val="002F1708"/>
    <w:rsid w:val="002F5374"/>
    <w:rsid w:val="0030155F"/>
    <w:rsid w:val="003419ED"/>
    <w:rsid w:val="00356E53"/>
    <w:rsid w:val="0036367C"/>
    <w:rsid w:val="003D23B3"/>
    <w:rsid w:val="003D2504"/>
    <w:rsid w:val="003D2DD2"/>
    <w:rsid w:val="003F13AA"/>
    <w:rsid w:val="004465A4"/>
    <w:rsid w:val="0047702D"/>
    <w:rsid w:val="004814CB"/>
    <w:rsid w:val="004A045C"/>
    <w:rsid w:val="004E2DB9"/>
    <w:rsid w:val="004E595D"/>
    <w:rsid w:val="004E60FA"/>
    <w:rsid w:val="005170F2"/>
    <w:rsid w:val="00532696"/>
    <w:rsid w:val="00550739"/>
    <w:rsid w:val="00576E1A"/>
    <w:rsid w:val="005C1845"/>
    <w:rsid w:val="00624333"/>
    <w:rsid w:val="00655EA1"/>
    <w:rsid w:val="00682E30"/>
    <w:rsid w:val="006A0F72"/>
    <w:rsid w:val="006A26D7"/>
    <w:rsid w:val="006B33E5"/>
    <w:rsid w:val="006D0AB3"/>
    <w:rsid w:val="006D40EA"/>
    <w:rsid w:val="006D4EC8"/>
    <w:rsid w:val="006F18FE"/>
    <w:rsid w:val="0070385E"/>
    <w:rsid w:val="00721820"/>
    <w:rsid w:val="00735ADA"/>
    <w:rsid w:val="00743171"/>
    <w:rsid w:val="00765080"/>
    <w:rsid w:val="00785EB3"/>
    <w:rsid w:val="00790271"/>
    <w:rsid w:val="007C3574"/>
    <w:rsid w:val="007E380A"/>
    <w:rsid w:val="00823B43"/>
    <w:rsid w:val="00834544"/>
    <w:rsid w:val="008345BF"/>
    <w:rsid w:val="0087243E"/>
    <w:rsid w:val="00891FD9"/>
    <w:rsid w:val="008A620C"/>
    <w:rsid w:val="008B33E7"/>
    <w:rsid w:val="008B4964"/>
    <w:rsid w:val="008E502A"/>
    <w:rsid w:val="008F359A"/>
    <w:rsid w:val="008F7D4E"/>
    <w:rsid w:val="00922B72"/>
    <w:rsid w:val="00953583"/>
    <w:rsid w:val="0095479A"/>
    <w:rsid w:val="009719D5"/>
    <w:rsid w:val="009861CE"/>
    <w:rsid w:val="00996D5F"/>
    <w:rsid w:val="009E0A5E"/>
    <w:rsid w:val="009F30D8"/>
    <w:rsid w:val="00A267DF"/>
    <w:rsid w:val="00A30B96"/>
    <w:rsid w:val="00AA02A9"/>
    <w:rsid w:val="00AA78EE"/>
    <w:rsid w:val="00AD29CD"/>
    <w:rsid w:val="00AD33AE"/>
    <w:rsid w:val="00B01D8D"/>
    <w:rsid w:val="00B01EDB"/>
    <w:rsid w:val="00B24C70"/>
    <w:rsid w:val="00B52FFB"/>
    <w:rsid w:val="00B63337"/>
    <w:rsid w:val="00B6404D"/>
    <w:rsid w:val="00B664FB"/>
    <w:rsid w:val="00BA0D45"/>
    <w:rsid w:val="00BD17DE"/>
    <w:rsid w:val="00BF6034"/>
    <w:rsid w:val="00C14930"/>
    <w:rsid w:val="00C33CD8"/>
    <w:rsid w:val="00C52F6C"/>
    <w:rsid w:val="00C74BD6"/>
    <w:rsid w:val="00CA3CE6"/>
    <w:rsid w:val="00CC3532"/>
    <w:rsid w:val="00CD3BD4"/>
    <w:rsid w:val="00CD54A9"/>
    <w:rsid w:val="00D01DDA"/>
    <w:rsid w:val="00D14180"/>
    <w:rsid w:val="00D1593C"/>
    <w:rsid w:val="00D724DF"/>
    <w:rsid w:val="00D85C59"/>
    <w:rsid w:val="00D9230A"/>
    <w:rsid w:val="00D9361D"/>
    <w:rsid w:val="00DA4762"/>
    <w:rsid w:val="00E33ECA"/>
    <w:rsid w:val="00E41648"/>
    <w:rsid w:val="00E452F6"/>
    <w:rsid w:val="00E5716A"/>
    <w:rsid w:val="00E754A7"/>
    <w:rsid w:val="00F35228"/>
    <w:rsid w:val="00FA4A59"/>
    <w:rsid w:val="00FE7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DC86C0"/>
  <w15:docId w15:val="{50519C60-DAB3-AD4E-BF10-CA2E56A36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1ED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1EDB"/>
    <w:rPr>
      <w:rFonts w:ascii="Lucida Grande" w:hAnsi="Lucida Grande" w:cs="Lucida Grande"/>
      <w:sz w:val="18"/>
      <w:szCs w:val="18"/>
    </w:rPr>
  </w:style>
  <w:style w:type="table" w:styleId="TableGrid">
    <w:name w:val="Table Grid"/>
    <w:basedOn w:val="TableNormal"/>
    <w:uiPriority w:val="1"/>
    <w:rsid w:val="00B01E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A4A59"/>
  </w:style>
  <w:style w:type="paragraph" w:styleId="Header">
    <w:name w:val="header"/>
    <w:basedOn w:val="Normal"/>
    <w:link w:val="HeaderChar"/>
    <w:uiPriority w:val="99"/>
    <w:unhideWhenUsed/>
    <w:rsid w:val="00105138"/>
    <w:pPr>
      <w:tabs>
        <w:tab w:val="center" w:pos="4320"/>
        <w:tab w:val="right" w:pos="8640"/>
      </w:tabs>
      <w:spacing w:line="240" w:lineRule="auto"/>
    </w:pPr>
  </w:style>
  <w:style w:type="character" w:customStyle="1" w:styleId="HeaderChar">
    <w:name w:val="Header Char"/>
    <w:basedOn w:val="DefaultParagraphFont"/>
    <w:link w:val="Header"/>
    <w:uiPriority w:val="99"/>
    <w:rsid w:val="00105138"/>
  </w:style>
  <w:style w:type="paragraph" w:styleId="Footer">
    <w:name w:val="footer"/>
    <w:basedOn w:val="Normal"/>
    <w:link w:val="FooterChar"/>
    <w:uiPriority w:val="99"/>
    <w:unhideWhenUsed/>
    <w:rsid w:val="00105138"/>
    <w:pPr>
      <w:tabs>
        <w:tab w:val="center" w:pos="4320"/>
        <w:tab w:val="right" w:pos="8640"/>
      </w:tabs>
      <w:spacing w:line="240" w:lineRule="auto"/>
    </w:pPr>
  </w:style>
  <w:style w:type="character" w:customStyle="1" w:styleId="FooterChar">
    <w:name w:val="Footer Char"/>
    <w:basedOn w:val="DefaultParagraphFont"/>
    <w:link w:val="Footer"/>
    <w:uiPriority w:val="99"/>
    <w:rsid w:val="00105138"/>
  </w:style>
  <w:style w:type="paragraph" w:styleId="NoSpacing">
    <w:name w:val="No Spacing"/>
    <w:link w:val="NoSpacingChar"/>
    <w:qFormat/>
    <w:rsid w:val="00105138"/>
    <w:pPr>
      <w:spacing w:line="240" w:lineRule="auto"/>
    </w:pPr>
    <w:rPr>
      <w:rFonts w:ascii="PMingLiU" w:eastAsiaTheme="minorEastAsia" w:hAnsi="PMingLiU" w:cstheme="minorBidi"/>
      <w:lang w:val="en-US"/>
    </w:rPr>
  </w:style>
  <w:style w:type="character" w:customStyle="1" w:styleId="NoSpacingChar">
    <w:name w:val="No Spacing Char"/>
    <w:basedOn w:val="DefaultParagraphFont"/>
    <w:link w:val="NoSpacing"/>
    <w:rsid w:val="00105138"/>
    <w:rPr>
      <w:rFonts w:ascii="PMingLiU" w:eastAsiaTheme="minorEastAsia" w:hAnsi="PMingLiU" w:cstheme="minorBidi"/>
      <w:lang w:val="en-US"/>
    </w:rPr>
  </w:style>
  <w:style w:type="table" w:styleId="LightShading-Accent1">
    <w:name w:val="Light Shading Accent 1"/>
    <w:basedOn w:val="TableNormal"/>
    <w:uiPriority w:val="60"/>
    <w:rsid w:val="00105138"/>
    <w:pPr>
      <w:spacing w:line="240" w:lineRule="auto"/>
    </w:pPr>
    <w:rPr>
      <w:rFonts w:asciiTheme="minorHAnsi" w:eastAsiaTheme="minorEastAsia" w:hAnsiTheme="minorHAnsi" w:cstheme="minorBidi"/>
      <w:color w:val="365F91" w:themeColor="accent1" w:themeShade="BF"/>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F1708"/>
    <w:rPr>
      <w:color w:val="0000FF" w:themeColor="hyperlink"/>
      <w:u w:val="single"/>
    </w:rPr>
  </w:style>
  <w:style w:type="character" w:styleId="CommentReference">
    <w:name w:val="annotation reference"/>
    <w:basedOn w:val="DefaultParagraphFont"/>
    <w:uiPriority w:val="99"/>
    <w:semiHidden/>
    <w:unhideWhenUsed/>
    <w:rsid w:val="00162960"/>
    <w:rPr>
      <w:sz w:val="16"/>
      <w:szCs w:val="16"/>
    </w:rPr>
  </w:style>
  <w:style w:type="paragraph" w:styleId="CommentText">
    <w:name w:val="annotation text"/>
    <w:basedOn w:val="Normal"/>
    <w:link w:val="CommentTextChar"/>
    <w:uiPriority w:val="99"/>
    <w:semiHidden/>
    <w:unhideWhenUsed/>
    <w:rsid w:val="00162960"/>
    <w:pPr>
      <w:spacing w:line="240" w:lineRule="auto"/>
    </w:pPr>
    <w:rPr>
      <w:sz w:val="20"/>
      <w:szCs w:val="20"/>
    </w:rPr>
  </w:style>
  <w:style w:type="character" w:customStyle="1" w:styleId="CommentTextChar">
    <w:name w:val="Comment Text Char"/>
    <w:basedOn w:val="DefaultParagraphFont"/>
    <w:link w:val="CommentText"/>
    <w:uiPriority w:val="99"/>
    <w:semiHidden/>
    <w:rsid w:val="00162960"/>
    <w:rPr>
      <w:sz w:val="20"/>
      <w:szCs w:val="20"/>
    </w:rPr>
  </w:style>
  <w:style w:type="paragraph" w:styleId="CommentSubject">
    <w:name w:val="annotation subject"/>
    <w:basedOn w:val="CommentText"/>
    <w:next w:val="CommentText"/>
    <w:link w:val="CommentSubjectChar"/>
    <w:uiPriority w:val="99"/>
    <w:semiHidden/>
    <w:unhideWhenUsed/>
    <w:rsid w:val="00162960"/>
    <w:rPr>
      <w:b/>
      <w:bCs/>
    </w:rPr>
  </w:style>
  <w:style w:type="character" w:customStyle="1" w:styleId="CommentSubjectChar">
    <w:name w:val="Comment Subject Char"/>
    <w:basedOn w:val="CommentTextChar"/>
    <w:link w:val="CommentSubject"/>
    <w:uiPriority w:val="99"/>
    <w:semiHidden/>
    <w:rsid w:val="00162960"/>
    <w:rPr>
      <w:b/>
      <w:bCs/>
      <w:sz w:val="20"/>
      <w:szCs w:val="20"/>
    </w:rPr>
  </w:style>
  <w:style w:type="paragraph" w:styleId="ListParagraph">
    <w:name w:val="List Paragraph"/>
    <w:basedOn w:val="Normal"/>
    <w:uiPriority w:val="34"/>
    <w:qFormat/>
    <w:rsid w:val="007C3574"/>
    <w:pPr>
      <w:ind w:left="720"/>
      <w:contextualSpacing/>
    </w:pPr>
  </w:style>
  <w:style w:type="paragraph" w:styleId="Revision">
    <w:name w:val="Revision"/>
    <w:hidden/>
    <w:uiPriority w:val="99"/>
    <w:semiHidden/>
    <w:rsid w:val="00B24C70"/>
    <w:pPr>
      <w:spacing w:line="240" w:lineRule="auto"/>
    </w:pPr>
  </w:style>
  <w:style w:type="paragraph" w:styleId="NormalWeb">
    <w:name w:val="Normal (Web)"/>
    <w:basedOn w:val="Normal"/>
    <w:uiPriority w:val="99"/>
    <w:semiHidden/>
    <w:unhideWhenUsed/>
    <w:rsid w:val="009F30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3419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1940">
      <w:bodyDiv w:val="1"/>
      <w:marLeft w:val="0"/>
      <w:marRight w:val="0"/>
      <w:marTop w:val="0"/>
      <w:marBottom w:val="0"/>
      <w:divBdr>
        <w:top w:val="none" w:sz="0" w:space="0" w:color="auto"/>
        <w:left w:val="none" w:sz="0" w:space="0" w:color="auto"/>
        <w:bottom w:val="none" w:sz="0" w:space="0" w:color="auto"/>
        <w:right w:val="none" w:sz="0" w:space="0" w:color="auto"/>
      </w:divBdr>
    </w:div>
    <w:div w:id="6492362">
      <w:bodyDiv w:val="1"/>
      <w:marLeft w:val="0"/>
      <w:marRight w:val="0"/>
      <w:marTop w:val="0"/>
      <w:marBottom w:val="0"/>
      <w:divBdr>
        <w:top w:val="none" w:sz="0" w:space="0" w:color="auto"/>
        <w:left w:val="none" w:sz="0" w:space="0" w:color="auto"/>
        <w:bottom w:val="none" w:sz="0" w:space="0" w:color="auto"/>
        <w:right w:val="none" w:sz="0" w:space="0" w:color="auto"/>
      </w:divBdr>
    </w:div>
    <w:div w:id="114645178">
      <w:bodyDiv w:val="1"/>
      <w:marLeft w:val="0"/>
      <w:marRight w:val="0"/>
      <w:marTop w:val="0"/>
      <w:marBottom w:val="0"/>
      <w:divBdr>
        <w:top w:val="none" w:sz="0" w:space="0" w:color="auto"/>
        <w:left w:val="none" w:sz="0" w:space="0" w:color="auto"/>
        <w:bottom w:val="none" w:sz="0" w:space="0" w:color="auto"/>
        <w:right w:val="none" w:sz="0" w:space="0" w:color="auto"/>
      </w:divBdr>
    </w:div>
    <w:div w:id="268972610">
      <w:bodyDiv w:val="1"/>
      <w:marLeft w:val="0"/>
      <w:marRight w:val="0"/>
      <w:marTop w:val="0"/>
      <w:marBottom w:val="0"/>
      <w:divBdr>
        <w:top w:val="none" w:sz="0" w:space="0" w:color="auto"/>
        <w:left w:val="none" w:sz="0" w:space="0" w:color="auto"/>
        <w:bottom w:val="none" w:sz="0" w:space="0" w:color="auto"/>
        <w:right w:val="none" w:sz="0" w:space="0" w:color="auto"/>
      </w:divBdr>
    </w:div>
    <w:div w:id="287669285">
      <w:bodyDiv w:val="1"/>
      <w:marLeft w:val="0"/>
      <w:marRight w:val="0"/>
      <w:marTop w:val="0"/>
      <w:marBottom w:val="0"/>
      <w:divBdr>
        <w:top w:val="none" w:sz="0" w:space="0" w:color="auto"/>
        <w:left w:val="none" w:sz="0" w:space="0" w:color="auto"/>
        <w:bottom w:val="none" w:sz="0" w:space="0" w:color="auto"/>
        <w:right w:val="none" w:sz="0" w:space="0" w:color="auto"/>
      </w:divBdr>
    </w:div>
    <w:div w:id="573469483">
      <w:bodyDiv w:val="1"/>
      <w:marLeft w:val="0"/>
      <w:marRight w:val="0"/>
      <w:marTop w:val="0"/>
      <w:marBottom w:val="0"/>
      <w:divBdr>
        <w:top w:val="none" w:sz="0" w:space="0" w:color="auto"/>
        <w:left w:val="none" w:sz="0" w:space="0" w:color="auto"/>
        <w:bottom w:val="none" w:sz="0" w:space="0" w:color="auto"/>
        <w:right w:val="none" w:sz="0" w:space="0" w:color="auto"/>
      </w:divBdr>
    </w:div>
    <w:div w:id="578366999">
      <w:bodyDiv w:val="1"/>
      <w:marLeft w:val="0"/>
      <w:marRight w:val="0"/>
      <w:marTop w:val="0"/>
      <w:marBottom w:val="0"/>
      <w:divBdr>
        <w:top w:val="none" w:sz="0" w:space="0" w:color="auto"/>
        <w:left w:val="none" w:sz="0" w:space="0" w:color="auto"/>
        <w:bottom w:val="none" w:sz="0" w:space="0" w:color="auto"/>
        <w:right w:val="none" w:sz="0" w:space="0" w:color="auto"/>
      </w:divBdr>
    </w:div>
    <w:div w:id="592595175">
      <w:bodyDiv w:val="1"/>
      <w:marLeft w:val="0"/>
      <w:marRight w:val="0"/>
      <w:marTop w:val="0"/>
      <w:marBottom w:val="0"/>
      <w:divBdr>
        <w:top w:val="none" w:sz="0" w:space="0" w:color="auto"/>
        <w:left w:val="none" w:sz="0" w:space="0" w:color="auto"/>
        <w:bottom w:val="none" w:sz="0" w:space="0" w:color="auto"/>
        <w:right w:val="none" w:sz="0" w:space="0" w:color="auto"/>
      </w:divBdr>
    </w:div>
    <w:div w:id="592935529">
      <w:bodyDiv w:val="1"/>
      <w:marLeft w:val="0"/>
      <w:marRight w:val="0"/>
      <w:marTop w:val="0"/>
      <w:marBottom w:val="0"/>
      <w:divBdr>
        <w:top w:val="none" w:sz="0" w:space="0" w:color="auto"/>
        <w:left w:val="none" w:sz="0" w:space="0" w:color="auto"/>
        <w:bottom w:val="none" w:sz="0" w:space="0" w:color="auto"/>
        <w:right w:val="none" w:sz="0" w:space="0" w:color="auto"/>
      </w:divBdr>
    </w:div>
    <w:div w:id="657927652">
      <w:bodyDiv w:val="1"/>
      <w:marLeft w:val="0"/>
      <w:marRight w:val="0"/>
      <w:marTop w:val="0"/>
      <w:marBottom w:val="0"/>
      <w:divBdr>
        <w:top w:val="none" w:sz="0" w:space="0" w:color="auto"/>
        <w:left w:val="none" w:sz="0" w:space="0" w:color="auto"/>
        <w:bottom w:val="none" w:sz="0" w:space="0" w:color="auto"/>
        <w:right w:val="none" w:sz="0" w:space="0" w:color="auto"/>
      </w:divBdr>
    </w:div>
    <w:div w:id="1013383265">
      <w:bodyDiv w:val="1"/>
      <w:marLeft w:val="0"/>
      <w:marRight w:val="0"/>
      <w:marTop w:val="0"/>
      <w:marBottom w:val="0"/>
      <w:divBdr>
        <w:top w:val="none" w:sz="0" w:space="0" w:color="auto"/>
        <w:left w:val="none" w:sz="0" w:space="0" w:color="auto"/>
        <w:bottom w:val="none" w:sz="0" w:space="0" w:color="auto"/>
        <w:right w:val="none" w:sz="0" w:space="0" w:color="auto"/>
      </w:divBdr>
    </w:div>
    <w:div w:id="1099987315">
      <w:bodyDiv w:val="1"/>
      <w:marLeft w:val="0"/>
      <w:marRight w:val="0"/>
      <w:marTop w:val="0"/>
      <w:marBottom w:val="0"/>
      <w:divBdr>
        <w:top w:val="none" w:sz="0" w:space="0" w:color="auto"/>
        <w:left w:val="none" w:sz="0" w:space="0" w:color="auto"/>
        <w:bottom w:val="none" w:sz="0" w:space="0" w:color="auto"/>
        <w:right w:val="none" w:sz="0" w:space="0" w:color="auto"/>
      </w:divBdr>
    </w:div>
    <w:div w:id="1320616857">
      <w:bodyDiv w:val="1"/>
      <w:marLeft w:val="0"/>
      <w:marRight w:val="0"/>
      <w:marTop w:val="0"/>
      <w:marBottom w:val="0"/>
      <w:divBdr>
        <w:top w:val="none" w:sz="0" w:space="0" w:color="auto"/>
        <w:left w:val="none" w:sz="0" w:space="0" w:color="auto"/>
        <w:bottom w:val="none" w:sz="0" w:space="0" w:color="auto"/>
        <w:right w:val="none" w:sz="0" w:space="0" w:color="auto"/>
      </w:divBdr>
    </w:div>
    <w:div w:id="1503396673">
      <w:bodyDiv w:val="1"/>
      <w:marLeft w:val="0"/>
      <w:marRight w:val="0"/>
      <w:marTop w:val="0"/>
      <w:marBottom w:val="0"/>
      <w:divBdr>
        <w:top w:val="none" w:sz="0" w:space="0" w:color="auto"/>
        <w:left w:val="none" w:sz="0" w:space="0" w:color="auto"/>
        <w:bottom w:val="none" w:sz="0" w:space="0" w:color="auto"/>
        <w:right w:val="none" w:sz="0" w:space="0" w:color="auto"/>
      </w:divBdr>
    </w:div>
    <w:div w:id="1571115271">
      <w:bodyDiv w:val="1"/>
      <w:marLeft w:val="0"/>
      <w:marRight w:val="0"/>
      <w:marTop w:val="0"/>
      <w:marBottom w:val="0"/>
      <w:divBdr>
        <w:top w:val="none" w:sz="0" w:space="0" w:color="auto"/>
        <w:left w:val="none" w:sz="0" w:space="0" w:color="auto"/>
        <w:bottom w:val="none" w:sz="0" w:space="0" w:color="auto"/>
        <w:right w:val="none" w:sz="0" w:space="0" w:color="auto"/>
      </w:divBdr>
    </w:div>
    <w:div w:id="1675498920">
      <w:bodyDiv w:val="1"/>
      <w:marLeft w:val="0"/>
      <w:marRight w:val="0"/>
      <w:marTop w:val="0"/>
      <w:marBottom w:val="0"/>
      <w:divBdr>
        <w:top w:val="none" w:sz="0" w:space="0" w:color="auto"/>
        <w:left w:val="none" w:sz="0" w:space="0" w:color="auto"/>
        <w:bottom w:val="none" w:sz="0" w:space="0" w:color="auto"/>
        <w:right w:val="none" w:sz="0" w:space="0" w:color="auto"/>
      </w:divBdr>
    </w:div>
    <w:div w:id="1709258041">
      <w:bodyDiv w:val="1"/>
      <w:marLeft w:val="0"/>
      <w:marRight w:val="0"/>
      <w:marTop w:val="0"/>
      <w:marBottom w:val="0"/>
      <w:divBdr>
        <w:top w:val="none" w:sz="0" w:space="0" w:color="auto"/>
        <w:left w:val="none" w:sz="0" w:space="0" w:color="auto"/>
        <w:bottom w:val="none" w:sz="0" w:space="0" w:color="auto"/>
        <w:right w:val="none" w:sz="0" w:space="0" w:color="auto"/>
      </w:divBdr>
    </w:div>
    <w:div w:id="1764960292">
      <w:bodyDiv w:val="1"/>
      <w:marLeft w:val="0"/>
      <w:marRight w:val="0"/>
      <w:marTop w:val="0"/>
      <w:marBottom w:val="0"/>
      <w:divBdr>
        <w:top w:val="none" w:sz="0" w:space="0" w:color="auto"/>
        <w:left w:val="none" w:sz="0" w:space="0" w:color="auto"/>
        <w:bottom w:val="none" w:sz="0" w:space="0" w:color="auto"/>
        <w:right w:val="none" w:sz="0" w:space="0" w:color="auto"/>
      </w:divBdr>
    </w:div>
    <w:div w:id="1784106970">
      <w:bodyDiv w:val="1"/>
      <w:marLeft w:val="0"/>
      <w:marRight w:val="0"/>
      <w:marTop w:val="0"/>
      <w:marBottom w:val="0"/>
      <w:divBdr>
        <w:top w:val="none" w:sz="0" w:space="0" w:color="auto"/>
        <w:left w:val="none" w:sz="0" w:space="0" w:color="auto"/>
        <w:bottom w:val="none" w:sz="0" w:space="0" w:color="auto"/>
        <w:right w:val="none" w:sz="0" w:space="0" w:color="auto"/>
      </w:divBdr>
    </w:div>
    <w:div w:id="1793130852">
      <w:bodyDiv w:val="1"/>
      <w:marLeft w:val="0"/>
      <w:marRight w:val="0"/>
      <w:marTop w:val="0"/>
      <w:marBottom w:val="0"/>
      <w:divBdr>
        <w:top w:val="none" w:sz="0" w:space="0" w:color="auto"/>
        <w:left w:val="none" w:sz="0" w:space="0" w:color="auto"/>
        <w:bottom w:val="none" w:sz="0" w:space="0" w:color="auto"/>
        <w:right w:val="none" w:sz="0" w:space="0" w:color="auto"/>
      </w:divBdr>
    </w:div>
    <w:div w:id="1917209262">
      <w:bodyDiv w:val="1"/>
      <w:marLeft w:val="0"/>
      <w:marRight w:val="0"/>
      <w:marTop w:val="0"/>
      <w:marBottom w:val="0"/>
      <w:divBdr>
        <w:top w:val="none" w:sz="0" w:space="0" w:color="auto"/>
        <w:left w:val="none" w:sz="0" w:space="0" w:color="auto"/>
        <w:bottom w:val="none" w:sz="0" w:space="0" w:color="auto"/>
        <w:right w:val="none" w:sz="0" w:space="0" w:color="auto"/>
      </w:divBdr>
    </w:div>
    <w:div w:id="2065790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u9FQbA/Klih" TargetMode="External"/><Relationship Id="rId21" Type="http://schemas.openxmlformats.org/officeDocument/2006/relationships/hyperlink" Target="https://paperpile.com/c/u9FQbA/9TPY+exhM+p6Yq+UfoG+xoOe+aW0K" TargetMode="External"/><Relationship Id="rId324" Type="http://schemas.openxmlformats.org/officeDocument/2006/relationships/hyperlink" Target="http://paperpile.com/b/u9FQbA/sHhd" TargetMode="External"/><Relationship Id="rId531" Type="http://schemas.openxmlformats.org/officeDocument/2006/relationships/hyperlink" Target="http://paperpile.com/b/u9FQbA/E1M9" TargetMode="External"/><Relationship Id="rId170" Type="http://schemas.openxmlformats.org/officeDocument/2006/relationships/hyperlink" Target="http://dx.doi.org/10.1111/j.1365-294X.2011.05018.x" TargetMode="External"/><Relationship Id="rId268" Type="http://schemas.openxmlformats.org/officeDocument/2006/relationships/hyperlink" Target="http://paperpile.com/b/u9FQbA/ZXHI" TargetMode="External"/><Relationship Id="rId475" Type="http://schemas.openxmlformats.org/officeDocument/2006/relationships/hyperlink" Target="http://paperpile.com/b/u9FQbA/7qP0" TargetMode="External"/><Relationship Id="rId32" Type="http://schemas.openxmlformats.org/officeDocument/2006/relationships/hyperlink" Target="https://paperpile.com/c/u9FQbA/B3GR+gpwf+BUbn+3bME+uqqi+n9ln+ZobN" TargetMode="External"/><Relationship Id="rId128" Type="http://schemas.openxmlformats.org/officeDocument/2006/relationships/hyperlink" Target="http://paperpile.com/b/u9FQbA/M7IA" TargetMode="External"/><Relationship Id="rId335" Type="http://schemas.openxmlformats.org/officeDocument/2006/relationships/hyperlink" Target="http://paperpile.com/b/u9FQbA/iacT" TargetMode="External"/><Relationship Id="rId542" Type="http://schemas.openxmlformats.org/officeDocument/2006/relationships/image" Target="media/image10.png"/><Relationship Id="rId181" Type="http://schemas.openxmlformats.org/officeDocument/2006/relationships/hyperlink" Target="http://paperpile.com/b/u9FQbA/eGzS" TargetMode="External"/><Relationship Id="rId402" Type="http://schemas.openxmlformats.org/officeDocument/2006/relationships/hyperlink" Target="http://paperpile.com/b/u9FQbA/3VtT" TargetMode="External"/><Relationship Id="rId279" Type="http://schemas.openxmlformats.org/officeDocument/2006/relationships/hyperlink" Target="http://paperpile.com/b/u9FQbA/C3Ih" TargetMode="External"/><Relationship Id="rId486" Type="http://schemas.openxmlformats.org/officeDocument/2006/relationships/hyperlink" Target="http://paperpile.com/b/u9FQbA/IcB4" TargetMode="External"/><Relationship Id="rId43" Type="http://schemas.openxmlformats.org/officeDocument/2006/relationships/hyperlink" Target="https://paperpile.com/c/u9FQbA/Xv4J" TargetMode="External"/><Relationship Id="rId139" Type="http://schemas.openxmlformats.org/officeDocument/2006/relationships/hyperlink" Target="http://paperpile.com/b/u9FQbA/nvrr" TargetMode="External"/><Relationship Id="rId346" Type="http://schemas.openxmlformats.org/officeDocument/2006/relationships/hyperlink" Target="http://paperpile.com/b/u9FQbA/3RDC" TargetMode="External"/><Relationship Id="rId192" Type="http://schemas.openxmlformats.org/officeDocument/2006/relationships/hyperlink" Target="http://paperpile.com/b/u9FQbA/fbu6" TargetMode="External"/><Relationship Id="rId206" Type="http://schemas.openxmlformats.org/officeDocument/2006/relationships/hyperlink" Target="http://dx.doi.org/10.1016/j.marpolbul.2017.08.007" TargetMode="External"/><Relationship Id="rId413" Type="http://schemas.openxmlformats.org/officeDocument/2006/relationships/hyperlink" Target="http://dx.doi.org/10.1111/gcb.12833" TargetMode="External"/><Relationship Id="rId248" Type="http://schemas.openxmlformats.org/officeDocument/2006/relationships/hyperlink" Target="http://paperpile.com/b/u9FQbA/2tlR" TargetMode="External"/><Relationship Id="rId455" Type="http://schemas.openxmlformats.org/officeDocument/2006/relationships/hyperlink" Target="http://paperpile.com/b/u9FQbA/yLZG" TargetMode="External"/><Relationship Id="rId497" Type="http://schemas.openxmlformats.org/officeDocument/2006/relationships/hyperlink" Target="http://paperpile.com/b/u9FQbA/SBmr" TargetMode="External"/><Relationship Id="rId12" Type="http://schemas.openxmlformats.org/officeDocument/2006/relationships/hyperlink" Target="https://paperpile.com/c/u9FQbA/JrjU+99xk+7qP0" TargetMode="External"/><Relationship Id="rId108" Type="http://schemas.openxmlformats.org/officeDocument/2006/relationships/hyperlink" Target="http://paperpile.com/b/u9FQbA/aC1Q" TargetMode="External"/><Relationship Id="rId315" Type="http://schemas.openxmlformats.org/officeDocument/2006/relationships/hyperlink" Target="http://paperpile.com/b/u9FQbA/UIGG" TargetMode="External"/><Relationship Id="rId357" Type="http://schemas.openxmlformats.org/officeDocument/2006/relationships/hyperlink" Target="http://paperpile.com/b/u9FQbA/nMik" TargetMode="External"/><Relationship Id="rId522" Type="http://schemas.openxmlformats.org/officeDocument/2006/relationships/hyperlink" Target="http://paperpile.com/b/u9FQbA/S2Mh" TargetMode="External"/><Relationship Id="rId54" Type="http://schemas.openxmlformats.org/officeDocument/2006/relationships/image" Target="media/image3.png"/><Relationship Id="rId96" Type="http://schemas.openxmlformats.org/officeDocument/2006/relationships/hyperlink" Target="http://paperpile.com/b/u9FQbA/UVFu" TargetMode="External"/><Relationship Id="rId161" Type="http://schemas.openxmlformats.org/officeDocument/2006/relationships/hyperlink" Target="http://paperpile.com/b/u9FQbA/Hp9T" TargetMode="External"/><Relationship Id="rId217" Type="http://schemas.openxmlformats.org/officeDocument/2006/relationships/hyperlink" Target="http://paperpile.com/b/u9FQbA/3bME" TargetMode="External"/><Relationship Id="rId399" Type="http://schemas.openxmlformats.org/officeDocument/2006/relationships/hyperlink" Target="http://paperpile.com/b/u9FQbA/3VtT" TargetMode="External"/><Relationship Id="rId259" Type="http://schemas.openxmlformats.org/officeDocument/2006/relationships/hyperlink" Target="http://paperpile.com/b/u9FQbA/hcPm" TargetMode="External"/><Relationship Id="rId424" Type="http://schemas.openxmlformats.org/officeDocument/2006/relationships/hyperlink" Target="http://paperpile.com/b/u9FQbA/mt2A" TargetMode="External"/><Relationship Id="rId466" Type="http://schemas.openxmlformats.org/officeDocument/2006/relationships/hyperlink" Target="http://paperpile.com/b/u9FQbA/kC6k" TargetMode="External"/><Relationship Id="rId23" Type="http://schemas.openxmlformats.org/officeDocument/2006/relationships/hyperlink" Target="https://paperpile.com/c/u9FQbA/nMik+99xk" TargetMode="External"/><Relationship Id="rId119" Type="http://schemas.openxmlformats.org/officeDocument/2006/relationships/hyperlink" Target="http://paperpile.com/b/u9FQbA/Klih" TargetMode="External"/><Relationship Id="rId270" Type="http://schemas.openxmlformats.org/officeDocument/2006/relationships/hyperlink" Target="http://paperpile.com/b/u9FQbA/pnf4" TargetMode="External"/><Relationship Id="rId326" Type="http://schemas.openxmlformats.org/officeDocument/2006/relationships/hyperlink" Target="http://paperpile.com/b/u9FQbA/sHhd" TargetMode="External"/><Relationship Id="rId533" Type="http://schemas.openxmlformats.org/officeDocument/2006/relationships/hyperlink" Target="http://tbone.biol.sc.edu/tide/" TargetMode="External"/><Relationship Id="rId65" Type="http://schemas.openxmlformats.org/officeDocument/2006/relationships/hyperlink" Target="https://paperpile.com/c/u9FQbA/gpwf+uqqi+n9ln" TargetMode="External"/><Relationship Id="rId130" Type="http://schemas.openxmlformats.org/officeDocument/2006/relationships/hyperlink" Target="http://dx.doi.org/10.1016/j.marchem.2005.01.006" TargetMode="External"/><Relationship Id="rId368" Type="http://schemas.openxmlformats.org/officeDocument/2006/relationships/hyperlink" Target="http://paperpile.com/b/u9FQbA/t7wp" TargetMode="External"/><Relationship Id="rId172" Type="http://schemas.openxmlformats.org/officeDocument/2006/relationships/hyperlink" Target="http://paperpile.com/b/u9FQbA/9TPY" TargetMode="External"/><Relationship Id="rId228" Type="http://schemas.openxmlformats.org/officeDocument/2006/relationships/hyperlink" Target="http://paperpile.com/b/u9FQbA/ow7h" TargetMode="External"/><Relationship Id="rId435" Type="http://schemas.openxmlformats.org/officeDocument/2006/relationships/hyperlink" Target="http://paperpile.com/b/u9FQbA/VwM5" TargetMode="External"/><Relationship Id="rId477" Type="http://schemas.openxmlformats.org/officeDocument/2006/relationships/hyperlink" Target="http://paperpile.com/b/u9FQbA/7qP0" TargetMode="External"/><Relationship Id="rId281" Type="http://schemas.openxmlformats.org/officeDocument/2006/relationships/hyperlink" Target="http://paperpile.com/b/u9FQbA/C3Ih" TargetMode="External"/><Relationship Id="rId337" Type="http://schemas.openxmlformats.org/officeDocument/2006/relationships/hyperlink" Target="http://dx.doi.org/10.1016/S0065-2881(08)60257-6" TargetMode="External"/><Relationship Id="rId502" Type="http://schemas.openxmlformats.org/officeDocument/2006/relationships/hyperlink" Target="http://paperpile.com/b/u9FQbA/CfQJ" TargetMode="External"/><Relationship Id="rId34" Type="http://schemas.openxmlformats.org/officeDocument/2006/relationships/comments" Target="comments.xml"/><Relationship Id="rId76" Type="http://schemas.openxmlformats.org/officeDocument/2006/relationships/hyperlink" Target="https://paperpile.com/c/u9FQbA/8IGB" TargetMode="External"/><Relationship Id="rId141" Type="http://schemas.openxmlformats.org/officeDocument/2006/relationships/hyperlink" Target="http://paperpile.com/b/u9FQbA/nvrr" TargetMode="External"/><Relationship Id="rId379" Type="http://schemas.openxmlformats.org/officeDocument/2006/relationships/hyperlink" Target="http://dx.doi.org/10.1038/nature04095" TargetMode="External"/><Relationship Id="rId544" Type="http://schemas.microsoft.com/office/2011/relationships/people" Target="people.xml"/><Relationship Id="rId7" Type="http://schemas.openxmlformats.org/officeDocument/2006/relationships/endnotes" Target="endnotes.xml"/><Relationship Id="rId183" Type="http://schemas.openxmlformats.org/officeDocument/2006/relationships/hyperlink" Target="http://dx.doi.org/10.1098/rspb.2013.2201" TargetMode="External"/><Relationship Id="rId239" Type="http://schemas.openxmlformats.org/officeDocument/2006/relationships/hyperlink" Target="http://paperpile.com/b/u9FQbA/exhM" TargetMode="External"/><Relationship Id="rId390" Type="http://schemas.openxmlformats.org/officeDocument/2006/relationships/hyperlink" Target="http://paperpile.com/b/u9FQbA/Krju" TargetMode="External"/><Relationship Id="rId404" Type="http://schemas.openxmlformats.org/officeDocument/2006/relationships/hyperlink" Target="http://paperpile.com/b/u9FQbA/3VtT" TargetMode="External"/><Relationship Id="rId446" Type="http://schemas.openxmlformats.org/officeDocument/2006/relationships/hyperlink" Target="http://paperpile.com/b/u9FQbA/8IGB" TargetMode="External"/><Relationship Id="rId250" Type="http://schemas.openxmlformats.org/officeDocument/2006/relationships/hyperlink" Target="http://paperpile.com/b/u9FQbA/2tlR" TargetMode="External"/><Relationship Id="rId292" Type="http://schemas.openxmlformats.org/officeDocument/2006/relationships/hyperlink" Target="http://dx.doi.org/10.1016/j.cbpa.2013.05.016" TargetMode="External"/><Relationship Id="rId306" Type="http://schemas.openxmlformats.org/officeDocument/2006/relationships/hyperlink" Target="http://paperpile.com/b/u9FQbA/BVpW" TargetMode="External"/><Relationship Id="rId488" Type="http://schemas.openxmlformats.org/officeDocument/2006/relationships/hyperlink" Target="http://paperpile.com/b/u9FQbA/IcB4" TargetMode="External"/><Relationship Id="rId45" Type="http://schemas.openxmlformats.org/officeDocument/2006/relationships/hyperlink" Target="https://paperpile.com/c/u9FQbA/mt2A" TargetMode="External"/><Relationship Id="rId87" Type="http://schemas.openxmlformats.org/officeDocument/2006/relationships/hyperlink" Target="http://paperpile.com/b/u9FQbA/B3GR" TargetMode="External"/><Relationship Id="rId110" Type="http://schemas.openxmlformats.org/officeDocument/2006/relationships/hyperlink" Target="http://dx.doi.org/10.1175/JPO2637.1" TargetMode="External"/><Relationship Id="rId348" Type="http://schemas.openxmlformats.org/officeDocument/2006/relationships/hyperlink" Target="http://paperpile.com/b/u9FQbA/3RDC" TargetMode="External"/><Relationship Id="rId513" Type="http://schemas.openxmlformats.org/officeDocument/2006/relationships/hyperlink" Target="http://paperpile.com/b/u9FQbA/t6Di" TargetMode="External"/><Relationship Id="rId152" Type="http://schemas.openxmlformats.org/officeDocument/2006/relationships/hyperlink" Target="http://paperpile.com/b/u9FQbA/BCeV" TargetMode="External"/><Relationship Id="rId194" Type="http://schemas.openxmlformats.org/officeDocument/2006/relationships/hyperlink" Target="http://paperpile.com/b/u9FQbA/nQNA" TargetMode="External"/><Relationship Id="rId208" Type="http://schemas.openxmlformats.org/officeDocument/2006/relationships/hyperlink" Target="http://paperpile.com/b/u9FQbA/uqqi" TargetMode="External"/><Relationship Id="rId415" Type="http://schemas.openxmlformats.org/officeDocument/2006/relationships/hyperlink" Target="http://paperpile.com/b/u9FQbA/LFqG" TargetMode="External"/><Relationship Id="rId457" Type="http://schemas.openxmlformats.org/officeDocument/2006/relationships/hyperlink" Target="http://paperpile.com/b/u9FQbA/yLZG" TargetMode="External"/><Relationship Id="rId261" Type="http://schemas.openxmlformats.org/officeDocument/2006/relationships/hyperlink" Target="http://paperpile.com/b/u9FQbA/hcPm" TargetMode="External"/><Relationship Id="rId499" Type="http://schemas.openxmlformats.org/officeDocument/2006/relationships/hyperlink" Target="http://dx.doi.org/10.3354/meps08809" TargetMode="External"/><Relationship Id="rId14" Type="http://schemas.openxmlformats.org/officeDocument/2006/relationships/hyperlink" Target="https://paperpile.com/c/u9FQbA/IhJB+fVHs+DHbe" TargetMode="External"/><Relationship Id="rId56" Type="http://schemas.openxmlformats.org/officeDocument/2006/relationships/hyperlink" Target="https://paperpile.com/c/u9FQbA/0ZkK" TargetMode="External"/><Relationship Id="rId317" Type="http://schemas.openxmlformats.org/officeDocument/2006/relationships/hyperlink" Target="http://dx.doi.org/10.3354/meps07802" TargetMode="External"/><Relationship Id="rId359" Type="http://schemas.openxmlformats.org/officeDocument/2006/relationships/hyperlink" Target="http://dx.doi.org/10.1016/j.ecss.2008.09.016" TargetMode="External"/><Relationship Id="rId524" Type="http://schemas.openxmlformats.org/officeDocument/2006/relationships/hyperlink" Target="http://paperpile.com/b/u9FQbA/S2Mh" TargetMode="External"/><Relationship Id="rId98" Type="http://schemas.openxmlformats.org/officeDocument/2006/relationships/hyperlink" Target="http://paperpile.com/b/u9FQbA/sDv2" TargetMode="External"/><Relationship Id="rId121" Type="http://schemas.openxmlformats.org/officeDocument/2006/relationships/hyperlink" Target="http://paperpile.com/b/u9FQbA/Klih" TargetMode="External"/><Relationship Id="rId163" Type="http://schemas.openxmlformats.org/officeDocument/2006/relationships/hyperlink" Target="http://paperpile.com/b/u9FQbA/Xv4J" TargetMode="External"/><Relationship Id="rId219" Type="http://schemas.openxmlformats.org/officeDocument/2006/relationships/hyperlink" Target="http://paperpile.com/b/u9FQbA/n9ln" TargetMode="External"/><Relationship Id="rId370" Type="http://schemas.openxmlformats.org/officeDocument/2006/relationships/hyperlink" Target="http://paperpile.com/b/u9FQbA/t7wp" TargetMode="External"/><Relationship Id="rId426" Type="http://schemas.openxmlformats.org/officeDocument/2006/relationships/hyperlink" Target="http://paperpile.com/b/u9FQbA/kaJ1" TargetMode="External"/><Relationship Id="rId230" Type="http://schemas.openxmlformats.org/officeDocument/2006/relationships/hyperlink" Target="http://paperpile.com/b/u9FQbA/ow7h" TargetMode="External"/><Relationship Id="rId468" Type="http://schemas.openxmlformats.org/officeDocument/2006/relationships/hyperlink" Target="http://paperpile.com/b/u9FQbA/kC6k" TargetMode="External"/><Relationship Id="rId25" Type="http://schemas.openxmlformats.org/officeDocument/2006/relationships/hyperlink" Target="https://paperpile.com/c/u9FQbA/o0ys+aC1Q+nQNA+nMik+uvf0" TargetMode="External"/><Relationship Id="rId67" Type="http://schemas.openxmlformats.org/officeDocument/2006/relationships/hyperlink" Target="https://paperpile.com/c/u9FQbA/gpwf+uqqi+n9ln" TargetMode="External"/><Relationship Id="rId272" Type="http://schemas.openxmlformats.org/officeDocument/2006/relationships/hyperlink" Target="http://dx.doi.org/10.1002/ece3.516" TargetMode="External"/><Relationship Id="rId328" Type="http://schemas.openxmlformats.org/officeDocument/2006/relationships/hyperlink" Target="http://paperpile.com/b/u9FQbA/sHhd" TargetMode="External"/><Relationship Id="rId535" Type="http://schemas.openxmlformats.org/officeDocument/2006/relationships/image" Target="media/image5.jpg"/><Relationship Id="rId132" Type="http://schemas.openxmlformats.org/officeDocument/2006/relationships/hyperlink" Target="http://paperpile.com/b/u9FQbA/Y7Wy" TargetMode="External"/><Relationship Id="rId174" Type="http://schemas.openxmlformats.org/officeDocument/2006/relationships/hyperlink" Target="http://paperpile.com/b/u9FQbA/9TPY" TargetMode="External"/><Relationship Id="rId381" Type="http://schemas.openxmlformats.org/officeDocument/2006/relationships/hyperlink" Target="http://paperpile.com/b/u9FQbA/QKS2" TargetMode="External"/><Relationship Id="rId241" Type="http://schemas.openxmlformats.org/officeDocument/2006/relationships/hyperlink" Target="http://dx.doi.org/10.1029/2006GL028554" TargetMode="External"/><Relationship Id="rId437" Type="http://schemas.openxmlformats.org/officeDocument/2006/relationships/hyperlink" Target="http://paperpile.com/b/u9FQbA/VwM5" TargetMode="External"/><Relationship Id="rId479" Type="http://schemas.openxmlformats.org/officeDocument/2006/relationships/hyperlink" Target="http://www.bioone.org/doi/abs/10.4002/040.052.0111" TargetMode="External"/><Relationship Id="rId36" Type="http://schemas.microsoft.com/office/2016/09/relationships/commentsIds" Target="commentsIds.xml"/><Relationship Id="rId283" Type="http://schemas.openxmlformats.org/officeDocument/2006/relationships/hyperlink" Target="http://paperpile.com/b/u9FQbA/C3Ih" TargetMode="External"/><Relationship Id="rId339" Type="http://schemas.openxmlformats.org/officeDocument/2006/relationships/hyperlink" Target="http://paperpile.com/b/u9FQbA/Oca6" TargetMode="External"/><Relationship Id="rId490" Type="http://schemas.openxmlformats.org/officeDocument/2006/relationships/hyperlink" Target="http://paperpile.com/b/u9FQbA/IcB4" TargetMode="External"/><Relationship Id="rId504" Type="http://schemas.openxmlformats.org/officeDocument/2006/relationships/hyperlink" Target="https://pdfs.semanticscholar.org/b833/e0fcb8a0459697f94fd86b9848ee0e59c0a2.pdf" TargetMode="External"/><Relationship Id="rId546" Type="http://schemas.openxmlformats.org/officeDocument/2006/relationships/theme" Target="theme/theme1.xml"/><Relationship Id="rId78" Type="http://schemas.openxmlformats.org/officeDocument/2006/relationships/hyperlink" Target="https://paperpile.com/c/u9FQbA/UVFu+M7IA+E1M9" TargetMode="External"/><Relationship Id="rId101" Type="http://schemas.openxmlformats.org/officeDocument/2006/relationships/hyperlink" Target="http://paperpile.com/b/u9FQbA/sDv2" TargetMode="External"/><Relationship Id="rId143" Type="http://schemas.openxmlformats.org/officeDocument/2006/relationships/hyperlink" Target="http://paperpile.com/b/u9FQbA/5bnn" TargetMode="External"/><Relationship Id="rId185" Type="http://schemas.openxmlformats.org/officeDocument/2006/relationships/hyperlink" Target="http://paperpile.com/b/u9FQbA/se7S" TargetMode="External"/><Relationship Id="rId350" Type="http://schemas.openxmlformats.org/officeDocument/2006/relationships/hyperlink" Target="http://paperpile.com/b/u9FQbA/3RDC" TargetMode="External"/><Relationship Id="rId406" Type="http://schemas.openxmlformats.org/officeDocument/2006/relationships/hyperlink" Target="http://paperpile.com/b/u9FQbA/6yKw" TargetMode="External"/><Relationship Id="rId9" Type="http://schemas.openxmlformats.org/officeDocument/2006/relationships/footer" Target="footer1.xml"/><Relationship Id="rId210" Type="http://schemas.openxmlformats.org/officeDocument/2006/relationships/hyperlink" Target="http://paperpile.com/b/u9FQbA/uqqi" TargetMode="External"/><Relationship Id="rId392" Type="http://schemas.openxmlformats.org/officeDocument/2006/relationships/hyperlink" Target="http://paperpile.com/b/u9FQbA/2gzC" TargetMode="External"/><Relationship Id="rId448" Type="http://schemas.openxmlformats.org/officeDocument/2006/relationships/hyperlink" Target="http://dx.doi.org/10.1126/science.1261359" TargetMode="External"/><Relationship Id="rId252" Type="http://schemas.openxmlformats.org/officeDocument/2006/relationships/hyperlink" Target="http://paperpile.com/b/u9FQbA/DHbe" TargetMode="External"/><Relationship Id="rId294" Type="http://schemas.openxmlformats.org/officeDocument/2006/relationships/hyperlink" Target="http://paperpile.com/b/u9FQbA/BpqW" TargetMode="External"/><Relationship Id="rId308" Type="http://schemas.openxmlformats.org/officeDocument/2006/relationships/hyperlink" Target="http://paperpile.com/b/u9FQbA/BVpW" TargetMode="External"/><Relationship Id="rId515" Type="http://schemas.openxmlformats.org/officeDocument/2006/relationships/hyperlink" Target="http://dx.doi.org/10.1002/jez.90004" TargetMode="External"/><Relationship Id="rId47" Type="http://schemas.openxmlformats.org/officeDocument/2006/relationships/hyperlink" Target="https://paperpile.com/c/u9FQbA/sDv2" TargetMode="External"/><Relationship Id="rId89" Type="http://schemas.openxmlformats.org/officeDocument/2006/relationships/hyperlink" Target="http://paperpile.com/b/u9FQbA/B3GR" TargetMode="External"/><Relationship Id="rId112" Type="http://schemas.openxmlformats.org/officeDocument/2006/relationships/hyperlink" Target="http://paperpile.com/b/u9FQbA/VOd2" TargetMode="External"/><Relationship Id="rId154" Type="http://schemas.openxmlformats.org/officeDocument/2006/relationships/hyperlink" Target="http://paperpile.com/b/u9FQbA/BCeV" TargetMode="External"/><Relationship Id="rId361" Type="http://schemas.openxmlformats.org/officeDocument/2006/relationships/hyperlink" Target="http://paperpile.com/b/u9FQbA/ZobN" TargetMode="External"/><Relationship Id="rId196" Type="http://schemas.openxmlformats.org/officeDocument/2006/relationships/hyperlink" Target="http://dx.doi.org/10.1016/j.marenvres.2009.10.015" TargetMode="External"/><Relationship Id="rId417" Type="http://schemas.openxmlformats.org/officeDocument/2006/relationships/hyperlink" Target="http://paperpile.com/b/u9FQbA/LFqG" TargetMode="External"/><Relationship Id="rId459" Type="http://schemas.openxmlformats.org/officeDocument/2006/relationships/hyperlink" Target="http://paperpile.com/b/u9FQbA/0ZkK" TargetMode="External"/><Relationship Id="rId16" Type="http://schemas.openxmlformats.org/officeDocument/2006/relationships/hyperlink" Target="https://paperpile.com/c/u9FQbA/IhJB+fVHs+DHbe" TargetMode="External"/><Relationship Id="rId221" Type="http://schemas.openxmlformats.org/officeDocument/2006/relationships/hyperlink" Target="http://science.sciencemag.org/content/320/5882/1490.short" TargetMode="External"/><Relationship Id="rId263" Type="http://schemas.openxmlformats.org/officeDocument/2006/relationships/hyperlink" Target="http://paperpile.com/b/u9FQbA/hcPm" TargetMode="External"/><Relationship Id="rId319" Type="http://schemas.openxmlformats.org/officeDocument/2006/relationships/hyperlink" Target="http://paperpile.com/b/u9FQbA/RHC6" TargetMode="External"/><Relationship Id="rId470" Type="http://schemas.openxmlformats.org/officeDocument/2006/relationships/hyperlink" Target="http://paperpile.com/b/u9FQbA/8b7Z" TargetMode="External"/><Relationship Id="rId526" Type="http://schemas.openxmlformats.org/officeDocument/2006/relationships/hyperlink" Target="http://paperpile.com/b/u9FQbA/S2Mh" TargetMode="External"/><Relationship Id="rId58" Type="http://schemas.openxmlformats.org/officeDocument/2006/relationships/hyperlink" Target="https://paperpile.com/c/u9FQbA/13F1+1Dz2+6oCa+LFqG+UfoG+VwM5+SBmr" TargetMode="External"/><Relationship Id="rId123" Type="http://schemas.openxmlformats.org/officeDocument/2006/relationships/hyperlink" Target="http://paperpile.com/b/u9FQbA/Kg36" TargetMode="External"/><Relationship Id="rId330" Type="http://schemas.openxmlformats.org/officeDocument/2006/relationships/hyperlink" Target="http://paperpile.com/b/u9FQbA/8Yeq" TargetMode="External"/><Relationship Id="rId165" Type="http://schemas.openxmlformats.org/officeDocument/2006/relationships/hyperlink" Target="http://dx.doi.org/10.1038/nbt.2377" TargetMode="External"/><Relationship Id="rId372" Type="http://schemas.openxmlformats.org/officeDocument/2006/relationships/hyperlink" Target="http://paperpile.com/b/u9FQbA/OIaD" TargetMode="External"/><Relationship Id="rId428" Type="http://schemas.openxmlformats.org/officeDocument/2006/relationships/hyperlink" Target="http://dx.doi.org/10.1093/icesjms/fsu231" TargetMode="External"/><Relationship Id="rId232" Type="http://schemas.openxmlformats.org/officeDocument/2006/relationships/hyperlink" Target="http://paperpile.com/b/u9FQbA/ow7h" TargetMode="External"/><Relationship Id="rId274" Type="http://schemas.openxmlformats.org/officeDocument/2006/relationships/hyperlink" Target="http://paperpile.com/b/u9FQbA/5KM0" TargetMode="External"/><Relationship Id="rId481" Type="http://schemas.openxmlformats.org/officeDocument/2006/relationships/hyperlink" Target="http://paperpile.com/b/u9FQbA/IhJB" TargetMode="External"/><Relationship Id="rId27" Type="http://schemas.openxmlformats.org/officeDocument/2006/relationships/hyperlink" Target="https://paperpile.com/c/u9FQbA/o0ys+aC1Q+nQNA+nMik+uvf0" TargetMode="External"/><Relationship Id="rId69" Type="http://schemas.openxmlformats.org/officeDocument/2006/relationships/hyperlink" Target="https://paperpile.com/c/u9FQbA/BCeV+UIGG" TargetMode="External"/><Relationship Id="rId134" Type="http://schemas.openxmlformats.org/officeDocument/2006/relationships/hyperlink" Target="http://paperpile.com/b/u9FQbA/Y7Wy" TargetMode="External"/><Relationship Id="rId537" Type="http://schemas.openxmlformats.org/officeDocument/2006/relationships/image" Target="media/image7.jpg"/><Relationship Id="rId80" Type="http://schemas.openxmlformats.org/officeDocument/2006/relationships/hyperlink" Target="https://paperpile.com/c/u9FQbA/VOd2+CfQJ" TargetMode="External"/><Relationship Id="rId176" Type="http://schemas.openxmlformats.org/officeDocument/2006/relationships/hyperlink" Target="http://paperpile.com/b/u9FQbA/9TPY" TargetMode="External"/><Relationship Id="rId341" Type="http://schemas.openxmlformats.org/officeDocument/2006/relationships/hyperlink" Target="http://dx.doi.org/10.1093/bioinformatics/btq054" TargetMode="External"/><Relationship Id="rId383" Type="http://schemas.openxmlformats.org/officeDocument/2006/relationships/hyperlink" Target="http://paperpile.com/b/u9FQbA/QKS2" TargetMode="External"/><Relationship Id="rId439" Type="http://schemas.openxmlformats.org/officeDocument/2006/relationships/hyperlink" Target="http://paperpile.com/b/u9FQbA/VwM5" TargetMode="External"/><Relationship Id="rId201" Type="http://schemas.openxmlformats.org/officeDocument/2006/relationships/hyperlink" Target="http://dx.doi.org/10.1073/pnas.0702218104" TargetMode="External"/><Relationship Id="rId243" Type="http://schemas.openxmlformats.org/officeDocument/2006/relationships/hyperlink" Target="http://paperpile.com/b/u9FQbA/zvFS" TargetMode="External"/><Relationship Id="rId285" Type="http://schemas.openxmlformats.org/officeDocument/2006/relationships/hyperlink" Target="http://paperpile.com/b/u9FQbA/PUop" TargetMode="External"/><Relationship Id="rId450" Type="http://schemas.openxmlformats.org/officeDocument/2006/relationships/hyperlink" Target="http://paperpile.com/b/u9FQbA/xoOe" TargetMode="External"/><Relationship Id="rId506" Type="http://schemas.openxmlformats.org/officeDocument/2006/relationships/hyperlink" Target="http://paperpile.com/b/u9FQbA/qSxe" TargetMode="External"/><Relationship Id="rId38" Type="http://schemas.openxmlformats.org/officeDocument/2006/relationships/hyperlink" Target="https://paperpile.com/c/u9FQbA/kC6k" TargetMode="External"/><Relationship Id="rId103" Type="http://schemas.openxmlformats.org/officeDocument/2006/relationships/hyperlink" Target="http://paperpile.com/b/u9FQbA/o0ys" TargetMode="External"/><Relationship Id="rId310" Type="http://schemas.openxmlformats.org/officeDocument/2006/relationships/hyperlink" Target="http://paperpile.com/b/u9FQbA/8iDj" TargetMode="External"/><Relationship Id="rId492" Type="http://schemas.openxmlformats.org/officeDocument/2006/relationships/hyperlink" Target="http://paperpile.com/b/u9FQbA/aW0K" TargetMode="External"/><Relationship Id="rId91" Type="http://schemas.openxmlformats.org/officeDocument/2006/relationships/hyperlink" Target="http://paperpile.com/b/u9FQbA/B3GR" TargetMode="External"/><Relationship Id="rId145" Type="http://schemas.openxmlformats.org/officeDocument/2006/relationships/hyperlink" Target="http://dx.doi.org/10.1016/0304-3770(94)00443-P" TargetMode="External"/><Relationship Id="rId187" Type="http://schemas.openxmlformats.org/officeDocument/2006/relationships/hyperlink" Target="http://paperpile.com/b/u9FQbA/se7S" TargetMode="External"/><Relationship Id="rId352" Type="http://schemas.openxmlformats.org/officeDocument/2006/relationships/hyperlink" Target="http://paperpile.com/b/u9FQbA/p6Yq" TargetMode="External"/><Relationship Id="rId394" Type="http://schemas.openxmlformats.org/officeDocument/2006/relationships/hyperlink" Target="http://paperpile.com/b/u9FQbA/2gzC" TargetMode="External"/><Relationship Id="rId408" Type="http://schemas.openxmlformats.org/officeDocument/2006/relationships/hyperlink" Target="http://www.jstor.org/stable/20145158" TargetMode="External"/><Relationship Id="rId212" Type="http://schemas.openxmlformats.org/officeDocument/2006/relationships/hyperlink" Target="http://paperpile.com/b/u9FQbA/uqqi" TargetMode="External"/><Relationship Id="rId254" Type="http://schemas.openxmlformats.org/officeDocument/2006/relationships/hyperlink" Target="http://paperpile.com/b/u9FQbA/7fYl" TargetMode="External"/><Relationship Id="rId49" Type="http://schemas.openxmlformats.org/officeDocument/2006/relationships/hyperlink" Target="https://paperpile.com/c/u9FQbA/mt2A" TargetMode="External"/><Relationship Id="rId114" Type="http://schemas.openxmlformats.org/officeDocument/2006/relationships/hyperlink" Target="http://paperpile.com/b/u9FQbA/VOd2" TargetMode="External"/><Relationship Id="rId296" Type="http://schemas.openxmlformats.org/officeDocument/2006/relationships/hyperlink" Target="http://paperpile.com/b/u9FQbA/BpqW" TargetMode="External"/><Relationship Id="rId461" Type="http://schemas.openxmlformats.org/officeDocument/2006/relationships/hyperlink" Target="http://dx.doi.org/10.1021/acs.jproteome.7b00288" TargetMode="External"/><Relationship Id="rId517" Type="http://schemas.openxmlformats.org/officeDocument/2006/relationships/hyperlink" Target="http://paperpile.com/b/u9FQbA/U6WI" TargetMode="External"/><Relationship Id="rId60" Type="http://schemas.openxmlformats.org/officeDocument/2006/relationships/hyperlink" Target="https://paperpile.com/c/u9FQbA/13F1+1Dz2+6oCa+LFqG+UfoG+VwM5+SBmr" TargetMode="External"/><Relationship Id="rId156" Type="http://schemas.openxmlformats.org/officeDocument/2006/relationships/hyperlink" Target="http://paperpile.com/b/u9FQbA/BCeV" TargetMode="External"/><Relationship Id="rId198" Type="http://schemas.openxmlformats.org/officeDocument/2006/relationships/hyperlink" Target="http://paperpile.com/b/u9FQbA/BUbn" TargetMode="External"/><Relationship Id="rId321" Type="http://schemas.openxmlformats.org/officeDocument/2006/relationships/hyperlink" Target="http://paperpile.com/b/u9FQbA/RHC6" TargetMode="External"/><Relationship Id="rId363" Type="http://schemas.openxmlformats.org/officeDocument/2006/relationships/hyperlink" Target="http://paperpile.com/b/u9FQbA/ZobN" TargetMode="External"/><Relationship Id="rId419" Type="http://schemas.openxmlformats.org/officeDocument/2006/relationships/hyperlink" Target="http://paperpile.com/b/u9FQbA/LFqG" TargetMode="External"/><Relationship Id="rId223" Type="http://schemas.openxmlformats.org/officeDocument/2006/relationships/hyperlink" Target="http://paperpile.com/b/u9FQbA/13F1" TargetMode="External"/><Relationship Id="rId430" Type="http://schemas.openxmlformats.org/officeDocument/2006/relationships/hyperlink" Target="http://paperpile.com/b/u9FQbA/UfoG" TargetMode="External"/><Relationship Id="rId18" Type="http://schemas.openxmlformats.org/officeDocument/2006/relationships/hyperlink" Target="https://paperpile.com/c/u9FQbA/D0BJ+t6Di" TargetMode="External"/><Relationship Id="rId265" Type="http://schemas.openxmlformats.org/officeDocument/2006/relationships/hyperlink" Target="http://paperpile.com/b/u9FQbA/ZXHI" TargetMode="External"/><Relationship Id="rId472" Type="http://schemas.openxmlformats.org/officeDocument/2006/relationships/hyperlink" Target="http://dx.doi.org/10.1038/ngeo500" TargetMode="External"/><Relationship Id="rId528" Type="http://schemas.openxmlformats.org/officeDocument/2006/relationships/hyperlink" Target="http://paperpile.com/b/u9FQbA/E1M9" TargetMode="External"/><Relationship Id="rId125" Type="http://schemas.openxmlformats.org/officeDocument/2006/relationships/hyperlink" Target="http://dx.doi.org/10.1007/s12237-014-9800-y" TargetMode="External"/><Relationship Id="rId167" Type="http://schemas.openxmlformats.org/officeDocument/2006/relationships/hyperlink" Target="http://paperpile.com/b/u9FQbA/DRHc" TargetMode="External"/><Relationship Id="rId332" Type="http://schemas.openxmlformats.org/officeDocument/2006/relationships/hyperlink" Target="http://dx.doi.org/10.1016/j.aquaculture.2015.10.019" TargetMode="External"/><Relationship Id="rId374" Type="http://schemas.openxmlformats.org/officeDocument/2006/relationships/hyperlink" Target="about:blank" TargetMode="External"/><Relationship Id="rId71" Type="http://schemas.openxmlformats.org/officeDocument/2006/relationships/hyperlink" Target="https://paperpile.com/c/u9FQbA/2tlR" TargetMode="External"/><Relationship Id="rId234" Type="http://schemas.openxmlformats.org/officeDocument/2006/relationships/hyperlink" Target="http://paperpile.com/b/u9FQbA/1YVB" TargetMode="External"/><Relationship Id="rId2" Type="http://schemas.openxmlformats.org/officeDocument/2006/relationships/numbering" Target="numbering.xml"/><Relationship Id="rId29" Type="http://schemas.openxmlformats.org/officeDocument/2006/relationships/hyperlink" Target="https://paperpile.com/c/u9FQbA/B3GR+gpwf+BUbn+3bME+uqqi+n9ln+ZobN" TargetMode="External"/><Relationship Id="rId276" Type="http://schemas.openxmlformats.org/officeDocument/2006/relationships/hyperlink" Target="http://paperpile.com/b/u9FQbA/5KM0" TargetMode="External"/><Relationship Id="rId441" Type="http://schemas.openxmlformats.org/officeDocument/2006/relationships/hyperlink" Target="http://paperpile.com/b/u9FQbA/99xk" TargetMode="External"/><Relationship Id="rId483" Type="http://schemas.openxmlformats.org/officeDocument/2006/relationships/hyperlink" Target="http://paperpile.com/b/u9FQbA/IhJB" TargetMode="External"/><Relationship Id="rId539" Type="http://schemas.openxmlformats.org/officeDocument/2006/relationships/image" Target="media/image9.png"/><Relationship Id="rId40" Type="http://schemas.openxmlformats.org/officeDocument/2006/relationships/hyperlink" Target="https://paperpile.com/c/u9FQbA/0ZkK" TargetMode="External"/><Relationship Id="rId136" Type="http://schemas.openxmlformats.org/officeDocument/2006/relationships/hyperlink" Target="http://paperpile.com/b/u9FQbA/Y7Wy" TargetMode="External"/><Relationship Id="rId178" Type="http://schemas.openxmlformats.org/officeDocument/2006/relationships/hyperlink" Target="http://paperpile.com/b/u9FQbA/JrjU" TargetMode="External"/><Relationship Id="rId301" Type="http://schemas.openxmlformats.org/officeDocument/2006/relationships/hyperlink" Target="http://paperpile.com/b/u9FQbA/flcF" TargetMode="External"/><Relationship Id="rId343" Type="http://schemas.openxmlformats.org/officeDocument/2006/relationships/hyperlink" Target="http://paperpile.com/b/u9FQbA/6oCa" TargetMode="External"/><Relationship Id="rId82" Type="http://schemas.openxmlformats.org/officeDocument/2006/relationships/hyperlink" Target="https://paperpile.com/c/u9FQbA/Hp9T+8Yeq+iacT" TargetMode="External"/><Relationship Id="rId203" Type="http://schemas.openxmlformats.org/officeDocument/2006/relationships/hyperlink" Target="http://paperpile.com/b/u9FQbA/tvyA" TargetMode="External"/><Relationship Id="rId385" Type="http://schemas.openxmlformats.org/officeDocument/2006/relationships/hyperlink" Target="http://paperpile.com/b/u9FQbA/QKS2" TargetMode="External"/><Relationship Id="rId245" Type="http://schemas.openxmlformats.org/officeDocument/2006/relationships/hyperlink" Target="http://paperpile.com/b/u9FQbA/zvFS" TargetMode="External"/><Relationship Id="rId287" Type="http://schemas.openxmlformats.org/officeDocument/2006/relationships/hyperlink" Target="http://dx.doi.org/10.1890/100008" TargetMode="External"/><Relationship Id="rId410" Type="http://schemas.openxmlformats.org/officeDocument/2006/relationships/hyperlink" Target="http://paperpile.com/b/u9FQbA/X51l" TargetMode="External"/><Relationship Id="rId452" Type="http://schemas.openxmlformats.org/officeDocument/2006/relationships/hyperlink" Target="http://paperpile.com/b/u9FQbA/xoOe" TargetMode="External"/><Relationship Id="rId494" Type="http://schemas.openxmlformats.org/officeDocument/2006/relationships/hyperlink" Target="http://dx.doi.org/10.1002/lno.10348" TargetMode="External"/><Relationship Id="rId508" Type="http://schemas.openxmlformats.org/officeDocument/2006/relationships/hyperlink" Target="http://paperpile.com/b/u9FQbA/qSxe" TargetMode="External"/><Relationship Id="rId105" Type="http://schemas.openxmlformats.org/officeDocument/2006/relationships/hyperlink" Target="http://dx.doi.org/10.3137/ao.440103" TargetMode="External"/><Relationship Id="rId147" Type="http://schemas.openxmlformats.org/officeDocument/2006/relationships/hyperlink" Target="http://paperpile.com/b/u9FQbA/gpwf" TargetMode="External"/><Relationship Id="rId312" Type="http://schemas.openxmlformats.org/officeDocument/2006/relationships/hyperlink" Target="http://dx.doi.org/10.1111/j.1461-0248.2010.01518.x" TargetMode="External"/><Relationship Id="rId354" Type="http://schemas.openxmlformats.org/officeDocument/2006/relationships/hyperlink" Target="http://dx.doi.org/10.1371/journal.pone.0005661" TargetMode="External"/><Relationship Id="rId51" Type="http://schemas.openxmlformats.org/officeDocument/2006/relationships/hyperlink" Target="https://paperpile.com/c/u9FQbA/U6WI" TargetMode="External"/><Relationship Id="rId93" Type="http://schemas.openxmlformats.org/officeDocument/2006/relationships/hyperlink" Target="http://paperpile.com/b/u9FQbA/UVFu" TargetMode="External"/><Relationship Id="rId189" Type="http://schemas.openxmlformats.org/officeDocument/2006/relationships/hyperlink" Target="http://paperpile.com/b/u9FQbA/se7S" TargetMode="External"/><Relationship Id="rId396" Type="http://schemas.openxmlformats.org/officeDocument/2006/relationships/hyperlink" Target="http://www.jstor.org/stable/24871448" TargetMode="External"/><Relationship Id="rId214" Type="http://schemas.openxmlformats.org/officeDocument/2006/relationships/hyperlink" Target="http://paperpile.com/b/u9FQbA/3bME" TargetMode="External"/><Relationship Id="rId256" Type="http://schemas.openxmlformats.org/officeDocument/2006/relationships/hyperlink" Target="http://paperpile.com/b/u9FQbA/7fYl" TargetMode="External"/><Relationship Id="rId298" Type="http://schemas.openxmlformats.org/officeDocument/2006/relationships/hyperlink" Target="http://paperpile.com/b/u9FQbA/BpqW" TargetMode="External"/><Relationship Id="rId421" Type="http://schemas.openxmlformats.org/officeDocument/2006/relationships/hyperlink" Target="http://paperpile.com/b/u9FQbA/mt2A" TargetMode="External"/><Relationship Id="rId463" Type="http://schemas.openxmlformats.org/officeDocument/2006/relationships/hyperlink" Target="http://paperpile.com/b/u9FQbA/tL1a" TargetMode="External"/><Relationship Id="rId519" Type="http://schemas.openxmlformats.org/officeDocument/2006/relationships/hyperlink" Target="http://paperpile.com/b/u9FQbA/U6WI" TargetMode="External"/><Relationship Id="rId116" Type="http://schemas.openxmlformats.org/officeDocument/2006/relationships/hyperlink" Target="http://paperpile.com/b/u9FQbA/VOd2" TargetMode="External"/><Relationship Id="rId158" Type="http://schemas.openxmlformats.org/officeDocument/2006/relationships/hyperlink" Target="http://paperpile.com/b/u9FQbA/Hp9T" TargetMode="External"/><Relationship Id="rId323" Type="http://schemas.openxmlformats.org/officeDocument/2006/relationships/hyperlink" Target="http://paperpile.com/b/u9FQbA/RHC6" TargetMode="External"/><Relationship Id="rId530" Type="http://schemas.openxmlformats.org/officeDocument/2006/relationships/hyperlink" Target="http://dx.doi.org/10.1007/BF00388986" TargetMode="External"/><Relationship Id="rId20" Type="http://schemas.openxmlformats.org/officeDocument/2006/relationships/hyperlink" Target="https://paperpile.com/c/u9FQbA/9TPY+exhM+p6Yq+UfoG+xoOe+aW0K" TargetMode="External"/><Relationship Id="rId62" Type="http://schemas.openxmlformats.org/officeDocument/2006/relationships/hyperlink" Target="https://paperpile.com/c/u9FQbA/13F1" TargetMode="External"/><Relationship Id="rId365" Type="http://schemas.openxmlformats.org/officeDocument/2006/relationships/hyperlink" Target="http://paperpile.com/b/u9FQbA/ZobN" TargetMode="External"/><Relationship Id="rId225" Type="http://schemas.openxmlformats.org/officeDocument/2006/relationships/hyperlink" Target="http://paperpile.com/b/u9FQbA/13F1" TargetMode="External"/><Relationship Id="rId267" Type="http://schemas.openxmlformats.org/officeDocument/2006/relationships/hyperlink" Target="http://dx.doi.org/10.1146/annurev-marine-122414-033953" TargetMode="External"/><Relationship Id="rId432" Type="http://schemas.openxmlformats.org/officeDocument/2006/relationships/hyperlink" Target="http://paperpile.com/b/u9FQbA/UfoG" TargetMode="External"/><Relationship Id="rId474" Type="http://schemas.openxmlformats.org/officeDocument/2006/relationships/hyperlink" Target="http://paperpile.com/b/u9FQbA/7qP0" TargetMode="External"/><Relationship Id="rId127" Type="http://schemas.openxmlformats.org/officeDocument/2006/relationships/hyperlink" Target="http://paperpile.com/b/u9FQbA/M7IA" TargetMode="External"/><Relationship Id="rId31" Type="http://schemas.openxmlformats.org/officeDocument/2006/relationships/hyperlink" Target="https://paperpile.com/c/u9FQbA/B3GR+gpwf+BUbn+3bME+uqqi+n9ln+ZobN" TargetMode="External"/><Relationship Id="rId73" Type="http://schemas.openxmlformats.org/officeDocument/2006/relationships/hyperlink" Target="https://paperpile.com/c/u9FQbA/1YVB+S2Mh" TargetMode="External"/><Relationship Id="rId169" Type="http://schemas.openxmlformats.org/officeDocument/2006/relationships/hyperlink" Target="http://paperpile.com/b/u9FQbA/DRHc" TargetMode="External"/><Relationship Id="rId334" Type="http://schemas.openxmlformats.org/officeDocument/2006/relationships/hyperlink" Target="http://paperpile.com/b/u9FQbA/iacT" TargetMode="External"/><Relationship Id="rId376" Type="http://schemas.openxmlformats.org/officeDocument/2006/relationships/hyperlink" Target="http://paperpile.com/b/u9FQbA/D0BJ" TargetMode="External"/><Relationship Id="rId541" Type="http://schemas.openxmlformats.org/officeDocument/2006/relationships/hyperlink" Target="http://owl.fish.washington.edu/generosa/Generosa_DNR/NMDS-technical-replicate.html" TargetMode="External"/><Relationship Id="rId4" Type="http://schemas.openxmlformats.org/officeDocument/2006/relationships/settings" Target="settings.xml"/><Relationship Id="rId180" Type="http://schemas.openxmlformats.org/officeDocument/2006/relationships/hyperlink" Target="http://paperpile.com/b/u9FQbA/eGzS" TargetMode="External"/><Relationship Id="rId236" Type="http://schemas.openxmlformats.org/officeDocument/2006/relationships/hyperlink" Target="https://market.android.com/details?id=book-eoxpAgAAQBAJ" TargetMode="External"/><Relationship Id="rId278" Type="http://schemas.openxmlformats.org/officeDocument/2006/relationships/hyperlink" Target="http://paperpile.com/b/u9FQbA/5KM0" TargetMode="External"/><Relationship Id="rId401" Type="http://schemas.openxmlformats.org/officeDocument/2006/relationships/hyperlink" Target="http://paperpile.com/b/u9FQbA/3VtT" TargetMode="External"/><Relationship Id="rId443" Type="http://schemas.openxmlformats.org/officeDocument/2006/relationships/hyperlink" Target="http://dx.doi.org/10.1016/j.marpol.2015.01.014" TargetMode="External"/><Relationship Id="rId303" Type="http://schemas.openxmlformats.org/officeDocument/2006/relationships/hyperlink" Target="http://paperpile.com/b/u9FQbA/flcF" TargetMode="External"/><Relationship Id="rId485" Type="http://schemas.openxmlformats.org/officeDocument/2006/relationships/hyperlink" Target="http://paperpile.com/b/u9FQbA/IhJB" TargetMode="External"/><Relationship Id="rId42" Type="http://schemas.openxmlformats.org/officeDocument/2006/relationships/hyperlink" Target="https://paperpile.com/c/u9FQbA/tL1a" TargetMode="External"/><Relationship Id="rId84" Type="http://schemas.openxmlformats.org/officeDocument/2006/relationships/hyperlink" Target="https://paperpile.com/c/u9FQbA/7fYl+5KM0+qSxe" TargetMode="External"/><Relationship Id="rId138" Type="http://schemas.openxmlformats.org/officeDocument/2006/relationships/hyperlink" Target="http://paperpile.com/b/u9FQbA/nvrr" TargetMode="External"/><Relationship Id="rId345" Type="http://schemas.openxmlformats.org/officeDocument/2006/relationships/hyperlink" Target="http://paperpile.com/b/u9FQbA/6oCa" TargetMode="External"/><Relationship Id="rId387" Type="http://schemas.openxmlformats.org/officeDocument/2006/relationships/hyperlink" Target="http://paperpile.com/b/u9FQbA/Krju" TargetMode="External"/><Relationship Id="rId510" Type="http://schemas.openxmlformats.org/officeDocument/2006/relationships/hyperlink" Target="https://www.dnr.wa.gov/programs-and-services/aquatics/shellfish/washingtons-wild-geoduck-fishery" TargetMode="External"/><Relationship Id="rId191" Type="http://schemas.openxmlformats.org/officeDocument/2006/relationships/hyperlink" Target="http://www.dtic.mil/docs/citations/ADA477852" TargetMode="External"/><Relationship Id="rId205" Type="http://schemas.openxmlformats.org/officeDocument/2006/relationships/hyperlink" Target="http://paperpile.com/b/u9FQbA/tvyA" TargetMode="External"/><Relationship Id="rId247" Type="http://schemas.openxmlformats.org/officeDocument/2006/relationships/hyperlink" Target="http://paperpile.com/b/u9FQbA/zvFS" TargetMode="External"/><Relationship Id="rId412" Type="http://schemas.openxmlformats.org/officeDocument/2006/relationships/hyperlink" Target="http://paperpile.com/b/u9FQbA/X51l" TargetMode="External"/><Relationship Id="rId107" Type="http://schemas.openxmlformats.org/officeDocument/2006/relationships/hyperlink" Target="http://paperpile.com/b/u9FQbA/aC1Q" TargetMode="External"/><Relationship Id="rId289" Type="http://schemas.openxmlformats.org/officeDocument/2006/relationships/hyperlink" Target="http://paperpile.com/b/u9FQbA/1Dz2" TargetMode="External"/><Relationship Id="rId454" Type="http://schemas.openxmlformats.org/officeDocument/2006/relationships/hyperlink" Target="http://paperpile.com/b/u9FQbA/yLZG" TargetMode="External"/><Relationship Id="rId496" Type="http://schemas.openxmlformats.org/officeDocument/2006/relationships/hyperlink" Target="http://paperpile.com/b/u9FQbA/SBmr" TargetMode="External"/><Relationship Id="rId11" Type="http://schemas.openxmlformats.org/officeDocument/2006/relationships/hyperlink" Target="https://paperpile.com/c/u9FQbA/JrjU+99xk+7qP0" TargetMode="External"/><Relationship Id="rId53" Type="http://schemas.openxmlformats.org/officeDocument/2006/relationships/image" Target="media/image2.png"/><Relationship Id="rId149" Type="http://schemas.openxmlformats.org/officeDocument/2006/relationships/hyperlink" Target="http://paperpile.com/b/u9FQbA/gpwf" TargetMode="External"/><Relationship Id="rId314" Type="http://schemas.openxmlformats.org/officeDocument/2006/relationships/hyperlink" Target="http://paperpile.com/b/u9FQbA/UIGG" TargetMode="External"/><Relationship Id="rId356" Type="http://schemas.openxmlformats.org/officeDocument/2006/relationships/hyperlink" Target="http://paperpile.com/b/u9FQbA/nMik" TargetMode="External"/><Relationship Id="rId398" Type="http://schemas.openxmlformats.org/officeDocument/2006/relationships/hyperlink" Target="http://paperpile.com/b/u9FQbA/3VtT" TargetMode="External"/><Relationship Id="rId521" Type="http://schemas.openxmlformats.org/officeDocument/2006/relationships/hyperlink" Target="http://paperpile.com/b/u9FQbA/U6WI" TargetMode="External"/><Relationship Id="rId95" Type="http://schemas.openxmlformats.org/officeDocument/2006/relationships/hyperlink" Target="http://dx.doi.org/10.2307/1352947" TargetMode="External"/><Relationship Id="rId160" Type="http://schemas.openxmlformats.org/officeDocument/2006/relationships/hyperlink" Target="http://dx.doi.org/10.1016/j.jembe.2004.08.006" TargetMode="External"/><Relationship Id="rId216" Type="http://schemas.openxmlformats.org/officeDocument/2006/relationships/hyperlink" Target="https://pdfs.semanticscholar.org/5964/ffc14ae680fc855864a55b10351ed86e5935.pdf" TargetMode="External"/><Relationship Id="rId423" Type="http://schemas.openxmlformats.org/officeDocument/2006/relationships/hyperlink" Target="https://www.r-project.org/" TargetMode="External"/><Relationship Id="rId258" Type="http://schemas.openxmlformats.org/officeDocument/2006/relationships/hyperlink" Target="http://paperpile.com/b/u9FQbA/7fYl" TargetMode="External"/><Relationship Id="rId465" Type="http://schemas.openxmlformats.org/officeDocument/2006/relationships/hyperlink" Target="http://paperpile.com/b/u9FQbA/tL1a" TargetMode="External"/><Relationship Id="rId22" Type="http://schemas.openxmlformats.org/officeDocument/2006/relationships/hyperlink" Target="https://paperpile.com/c/u9FQbA/UIGG+8iDj" TargetMode="External"/><Relationship Id="rId64" Type="http://schemas.openxmlformats.org/officeDocument/2006/relationships/hyperlink" Target="https://paperpile.com/c/u9FQbA/BpqW" TargetMode="External"/><Relationship Id="rId118" Type="http://schemas.openxmlformats.org/officeDocument/2006/relationships/hyperlink" Target="http://paperpile.com/b/u9FQbA/Klih" TargetMode="External"/><Relationship Id="rId325" Type="http://schemas.openxmlformats.org/officeDocument/2006/relationships/hyperlink" Target="http://paperpile.com/b/u9FQbA/sHhd" TargetMode="External"/><Relationship Id="rId367" Type="http://schemas.openxmlformats.org/officeDocument/2006/relationships/hyperlink" Target="http://paperpile.com/b/u9FQbA/t7wp" TargetMode="External"/><Relationship Id="rId532" Type="http://schemas.openxmlformats.org/officeDocument/2006/relationships/hyperlink" Target="http://paperpile.com/b/u9FQbA/6NZ0" TargetMode="External"/><Relationship Id="rId171" Type="http://schemas.openxmlformats.org/officeDocument/2006/relationships/hyperlink" Target="http://paperpile.com/b/u9FQbA/DRHc" TargetMode="External"/><Relationship Id="rId227" Type="http://schemas.openxmlformats.org/officeDocument/2006/relationships/hyperlink" Target="http://paperpile.com/b/u9FQbA/13F1" TargetMode="External"/><Relationship Id="rId269" Type="http://schemas.openxmlformats.org/officeDocument/2006/relationships/hyperlink" Target="http://paperpile.com/b/u9FQbA/pnf4" TargetMode="External"/><Relationship Id="rId434" Type="http://schemas.openxmlformats.org/officeDocument/2006/relationships/hyperlink" Target="http://paperpile.com/b/u9FQbA/UfoG" TargetMode="External"/><Relationship Id="rId476" Type="http://schemas.openxmlformats.org/officeDocument/2006/relationships/hyperlink" Target="http://paperpile.com/b/u9FQbA/7qP0" TargetMode="External"/><Relationship Id="rId33" Type="http://schemas.openxmlformats.org/officeDocument/2006/relationships/hyperlink" Target="https://paperpile.com/c/u9FQbA/B3GR+gpwf+BUbn+3bME+uqqi+n9ln+ZobN" TargetMode="External"/><Relationship Id="rId129" Type="http://schemas.openxmlformats.org/officeDocument/2006/relationships/hyperlink" Target="http://paperpile.com/b/u9FQbA/M7IA" TargetMode="External"/><Relationship Id="rId280" Type="http://schemas.openxmlformats.org/officeDocument/2006/relationships/hyperlink" Target="http://paperpile.com/b/u9FQbA/C3Ih" TargetMode="External"/><Relationship Id="rId336" Type="http://schemas.openxmlformats.org/officeDocument/2006/relationships/hyperlink" Target="http://paperpile.com/b/u9FQbA/iacT" TargetMode="External"/><Relationship Id="rId501" Type="http://schemas.openxmlformats.org/officeDocument/2006/relationships/hyperlink" Target="http://paperpile.com/b/u9FQbA/CfQJ" TargetMode="External"/><Relationship Id="rId543" Type="http://schemas.openxmlformats.org/officeDocument/2006/relationships/fontTable" Target="fontTable.xml"/><Relationship Id="rId75" Type="http://schemas.openxmlformats.org/officeDocument/2006/relationships/hyperlink" Target="https://paperpile.com/c/u9FQbA/sHhd" TargetMode="External"/><Relationship Id="rId140" Type="http://schemas.openxmlformats.org/officeDocument/2006/relationships/hyperlink" Target="http://dx.doi.org/10.1111/gcb.13287" TargetMode="External"/><Relationship Id="rId182" Type="http://schemas.openxmlformats.org/officeDocument/2006/relationships/hyperlink" Target="http://paperpile.com/b/u9FQbA/eGzS" TargetMode="External"/><Relationship Id="rId378" Type="http://schemas.openxmlformats.org/officeDocument/2006/relationships/hyperlink" Target="http://paperpile.com/b/u9FQbA/D0BJ" TargetMode="External"/><Relationship Id="rId403" Type="http://schemas.openxmlformats.org/officeDocument/2006/relationships/hyperlink" Target="http://www.jstor.org/stable/24872925" TargetMode="External"/><Relationship Id="rId6" Type="http://schemas.openxmlformats.org/officeDocument/2006/relationships/footnotes" Target="footnotes.xml"/><Relationship Id="rId238" Type="http://schemas.openxmlformats.org/officeDocument/2006/relationships/hyperlink" Target="http://paperpile.com/b/u9FQbA/exhM" TargetMode="External"/><Relationship Id="rId445" Type="http://schemas.openxmlformats.org/officeDocument/2006/relationships/hyperlink" Target="http://paperpile.com/b/u9FQbA/8IGB" TargetMode="External"/><Relationship Id="rId487" Type="http://schemas.openxmlformats.org/officeDocument/2006/relationships/hyperlink" Target="http://paperpile.com/b/u9FQbA/IcB4" TargetMode="External"/><Relationship Id="rId291" Type="http://schemas.openxmlformats.org/officeDocument/2006/relationships/hyperlink" Target="http://paperpile.com/b/u9FQbA/1Dz2" TargetMode="External"/><Relationship Id="rId305" Type="http://schemas.openxmlformats.org/officeDocument/2006/relationships/hyperlink" Target="http://paperpile.com/b/u9FQbA/BVpW" TargetMode="External"/><Relationship Id="rId347" Type="http://schemas.openxmlformats.org/officeDocument/2006/relationships/hyperlink" Target="http://paperpile.com/b/u9FQbA/3RDC" TargetMode="External"/><Relationship Id="rId512" Type="http://schemas.openxmlformats.org/officeDocument/2006/relationships/hyperlink" Target="http://paperpile.com/b/u9FQbA/t6Di" TargetMode="External"/><Relationship Id="rId44" Type="http://schemas.openxmlformats.org/officeDocument/2006/relationships/hyperlink" Target="https://paperpile.com/c/u9FQbA/Oca6" TargetMode="External"/><Relationship Id="rId86" Type="http://schemas.openxmlformats.org/officeDocument/2006/relationships/hyperlink" Target="https://paperpile.com/c/u9FQbA/7fYl+5KM0+qSxe" TargetMode="External"/><Relationship Id="rId151" Type="http://schemas.openxmlformats.org/officeDocument/2006/relationships/hyperlink" Target="http://paperpile.com/b/u9FQbA/gpwf" TargetMode="External"/><Relationship Id="rId389" Type="http://schemas.openxmlformats.org/officeDocument/2006/relationships/hyperlink" Target="http://dx.doi.org/10.1242/jeb.109801" TargetMode="External"/><Relationship Id="rId193" Type="http://schemas.openxmlformats.org/officeDocument/2006/relationships/hyperlink" Target="http://paperpile.com/b/u9FQbA/nQNA" TargetMode="External"/><Relationship Id="rId207" Type="http://schemas.openxmlformats.org/officeDocument/2006/relationships/hyperlink" Target="http://paperpile.com/b/u9FQbA/tvyA" TargetMode="External"/><Relationship Id="rId249" Type="http://schemas.openxmlformats.org/officeDocument/2006/relationships/hyperlink" Target="http://paperpile.com/b/u9FQbA/2tlR" TargetMode="External"/><Relationship Id="rId414" Type="http://schemas.openxmlformats.org/officeDocument/2006/relationships/hyperlink" Target="http://paperpile.com/b/u9FQbA/X51l" TargetMode="External"/><Relationship Id="rId456" Type="http://schemas.openxmlformats.org/officeDocument/2006/relationships/hyperlink" Target="http://dx.doi.org/10.1111/gcb.12109" TargetMode="External"/><Relationship Id="rId498" Type="http://schemas.openxmlformats.org/officeDocument/2006/relationships/hyperlink" Target="http://paperpile.com/b/u9FQbA/SBmr" TargetMode="External"/><Relationship Id="rId13" Type="http://schemas.openxmlformats.org/officeDocument/2006/relationships/hyperlink" Target="https://paperpile.com/c/u9FQbA/IhJB+fVHs+DHbe" TargetMode="External"/><Relationship Id="rId109" Type="http://schemas.openxmlformats.org/officeDocument/2006/relationships/hyperlink" Target="http://paperpile.com/b/u9FQbA/aC1Q" TargetMode="External"/><Relationship Id="rId260" Type="http://schemas.openxmlformats.org/officeDocument/2006/relationships/hyperlink" Target="http://paperpile.com/b/u9FQbA/hcPm" TargetMode="External"/><Relationship Id="rId316" Type="http://schemas.openxmlformats.org/officeDocument/2006/relationships/hyperlink" Target="http://paperpile.com/b/u9FQbA/UIGG" TargetMode="External"/><Relationship Id="rId523" Type="http://schemas.openxmlformats.org/officeDocument/2006/relationships/hyperlink" Target="http://paperpile.com/b/u9FQbA/S2Mh" TargetMode="External"/><Relationship Id="rId55" Type="http://schemas.openxmlformats.org/officeDocument/2006/relationships/image" Target="media/image4.png"/><Relationship Id="rId97" Type="http://schemas.openxmlformats.org/officeDocument/2006/relationships/hyperlink" Target="http://paperpile.com/b/u9FQbA/sDv2" TargetMode="External"/><Relationship Id="rId120" Type="http://schemas.openxmlformats.org/officeDocument/2006/relationships/hyperlink" Target="http://dx.doi.org/10.1111/gcb.12453" TargetMode="External"/><Relationship Id="rId358" Type="http://schemas.openxmlformats.org/officeDocument/2006/relationships/hyperlink" Target="http://paperpile.com/b/u9FQbA/nMik" TargetMode="External"/><Relationship Id="rId162" Type="http://schemas.openxmlformats.org/officeDocument/2006/relationships/hyperlink" Target="http://paperpile.com/b/u9FQbA/Xv4J" TargetMode="External"/><Relationship Id="rId218" Type="http://schemas.openxmlformats.org/officeDocument/2006/relationships/hyperlink" Target="http://paperpile.com/b/u9FQbA/n9ln" TargetMode="External"/><Relationship Id="rId425" Type="http://schemas.openxmlformats.org/officeDocument/2006/relationships/hyperlink" Target="http://paperpile.com/b/u9FQbA/kaJ1" TargetMode="External"/><Relationship Id="rId467" Type="http://schemas.openxmlformats.org/officeDocument/2006/relationships/hyperlink" Target="https://pdfs.semanticscholar.org/2f40/fd06bc9fd00a27437e14ed171e96e4fd9326.pdf" TargetMode="External"/><Relationship Id="rId271" Type="http://schemas.openxmlformats.org/officeDocument/2006/relationships/hyperlink" Target="http://paperpile.com/b/u9FQbA/pnf4" TargetMode="External"/><Relationship Id="rId24" Type="http://schemas.openxmlformats.org/officeDocument/2006/relationships/hyperlink" Target="https://paperpile.com/c/u9FQbA/5bnn" TargetMode="External"/><Relationship Id="rId66" Type="http://schemas.openxmlformats.org/officeDocument/2006/relationships/hyperlink" Target="https://paperpile.com/c/u9FQbA/gpwf+uqqi+n9ln" TargetMode="External"/><Relationship Id="rId131" Type="http://schemas.openxmlformats.org/officeDocument/2006/relationships/hyperlink" Target="http://paperpile.com/b/u9FQbA/M7IA" TargetMode="External"/><Relationship Id="rId327" Type="http://schemas.openxmlformats.org/officeDocument/2006/relationships/hyperlink" Target="http://dx.doi.org/10.1016/j.cbpb.2003.10.022" TargetMode="External"/><Relationship Id="rId369" Type="http://schemas.openxmlformats.org/officeDocument/2006/relationships/hyperlink" Target="http://dx.doi.org/10.1016/S0065-2881(08)60304-1" TargetMode="External"/><Relationship Id="rId534" Type="http://schemas.openxmlformats.org/officeDocument/2006/relationships/hyperlink" Target="http://paperpile.com/b/u9FQbA/6NZ0" TargetMode="External"/><Relationship Id="rId173" Type="http://schemas.openxmlformats.org/officeDocument/2006/relationships/hyperlink" Target="http://paperpile.com/b/u9FQbA/9TPY" TargetMode="External"/><Relationship Id="rId229" Type="http://schemas.openxmlformats.org/officeDocument/2006/relationships/hyperlink" Target="http://paperpile.com/b/u9FQbA/ow7h" TargetMode="External"/><Relationship Id="rId380" Type="http://schemas.openxmlformats.org/officeDocument/2006/relationships/hyperlink" Target="http://paperpile.com/b/u9FQbA/D0BJ" TargetMode="External"/><Relationship Id="rId436" Type="http://schemas.openxmlformats.org/officeDocument/2006/relationships/hyperlink" Target="http://paperpile.com/b/u9FQbA/VwM5" TargetMode="External"/><Relationship Id="rId240" Type="http://schemas.openxmlformats.org/officeDocument/2006/relationships/hyperlink" Target="http://paperpile.com/b/u9FQbA/exhM" TargetMode="External"/><Relationship Id="rId478" Type="http://schemas.openxmlformats.org/officeDocument/2006/relationships/hyperlink" Target="http://paperpile.com/b/u9FQbA/7qP0" TargetMode="External"/><Relationship Id="rId35" Type="http://schemas.microsoft.com/office/2011/relationships/commentsExtended" Target="commentsExtended.xml"/><Relationship Id="rId77" Type="http://schemas.openxmlformats.org/officeDocument/2006/relationships/hyperlink" Target="https://paperpile.com/c/u9FQbA/UVFu+M7IA+E1M9" TargetMode="External"/><Relationship Id="rId100" Type="http://schemas.openxmlformats.org/officeDocument/2006/relationships/hyperlink" Target="http://dx.doi.org/10.1093/nar/gkh131" TargetMode="External"/><Relationship Id="rId282" Type="http://schemas.openxmlformats.org/officeDocument/2006/relationships/hyperlink" Target="http://dx.doi.org/10.1371/journal.pone.0028983" TargetMode="External"/><Relationship Id="rId338" Type="http://schemas.openxmlformats.org/officeDocument/2006/relationships/hyperlink" Target="http://paperpile.com/b/u9FQbA/iacT" TargetMode="External"/><Relationship Id="rId503" Type="http://schemas.openxmlformats.org/officeDocument/2006/relationships/hyperlink" Target="http://paperpile.com/b/u9FQbA/CfQJ" TargetMode="External"/><Relationship Id="rId545" Type="http://schemas.openxmlformats.org/officeDocument/2006/relationships/glossaryDocument" Target="glossary/document.xml"/><Relationship Id="rId8" Type="http://schemas.openxmlformats.org/officeDocument/2006/relationships/hyperlink" Target="mailto:lhs3@uw.edu" TargetMode="External"/><Relationship Id="rId142" Type="http://schemas.openxmlformats.org/officeDocument/2006/relationships/hyperlink" Target="http://paperpile.com/b/u9FQbA/5bnn" TargetMode="External"/><Relationship Id="rId184" Type="http://schemas.openxmlformats.org/officeDocument/2006/relationships/hyperlink" Target="http://paperpile.com/b/u9FQbA/eGzS" TargetMode="External"/><Relationship Id="rId391" Type="http://schemas.openxmlformats.org/officeDocument/2006/relationships/hyperlink" Target="http://paperpile.com/b/u9FQbA/2gzC" TargetMode="External"/><Relationship Id="rId405" Type="http://schemas.openxmlformats.org/officeDocument/2006/relationships/hyperlink" Target="http://paperpile.com/b/u9FQbA/6yKw" TargetMode="External"/><Relationship Id="rId447" Type="http://schemas.openxmlformats.org/officeDocument/2006/relationships/hyperlink" Target="http://paperpile.com/b/u9FQbA/8IGB" TargetMode="External"/><Relationship Id="rId251" Type="http://schemas.openxmlformats.org/officeDocument/2006/relationships/hyperlink" Target="http://paperpile.com/b/u9FQbA/DHbe" TargetMode="External"/><Relationship Id="rId489" Type="http://schemas.openxmlformats.org/officeDocument/2006/relationships/hyperlink" Target="http://dx.doi.org/10.1002/lno.10608" TargetMode="External"/><Relationship Id="rId46" Type="http://schemas.openxmlformats.org/officeDocument/2006/relationships/hyperlink" Target="https://paperpile.com/c/u9FQbA/OIaD" TargetMode="External"/><Relationship Id="rId293" Type="http://schemas.openxmlformats.org/officeDocument/2006/relationships/hyperlink" Target="http://paperpile.com/b/u9FQbA/1Dz2" TargetMode="External"/><Relationship Id="rId307" Type="http://schemas.openxmlformats.org/officeDocument/2006/relationships/hyperlink" Target="http://dx.doi.org/10.1111/gcb.12179" TargetMode="External"/><Relationship Id="rId349" Type="http://schemas.openxmlformats.org/officeDocument/2006/relationships/hyperlink" Target="http://www.jstor.org/stable/24871746" TargetMode="External"/><Relationship Id="rId514" Type="http://schemas.openxmlformats.org/officeDocument/2006/relationships/hyperlink" Target="http://paperpile.com/b/u9FQbA/t6Di" TargetMode="External"/><Relationship Id="rId88" Type="http://schemas.openxmlformats.org/officeDocument/2006/relationships/hyperlink" Target="http://paperpile.com/b/u9FQbA/B3GR" TargetMode="External"/><Relationship Id="rId111" Type="http://schemas.openxmlformats.org/officeDocument/2006/relationships/hyperlink" Target="http://paperpile.com/b/u9FQbA/aC1Q" TargetMode="External"/><Relationship Id="rId153" Type="http://schemas.openxmlformats.org/officeDocument/2006/relationships/hyperlink" Target="http://paperpile.com/b/u9FQbA/BCeV" TargetMode="External"/><Relationship Id="rId195" Type="http://schemas.openxmlformats.org/officeDocument/2006/relationships/hyperlink" Target="http://paperpile.com/b/u9FQbA/nQNA" TargetMode="External"/><Relationship Id="rId209" Type="http://schemas.openxmlformats.org/officeDocument/2006/relationships/hyperlink" Target="http://paperpile.com/b/u9FQbA/uqqi" TargetMode="External"/><Relationship Id="rId360" Type="http://schemas.openxmlformats.org/officeDocument/2006/relationships/hyperlink" Target="http://paperpile.com/b/u9FQbA/nMik" TargetMode="External"/><Relationship Id="rId416" Type="http://schemas.openxmlformats.org/officeDocument/2006/relationships/hyperlink" Target="http://paperpile.com/b/u9FQbA/LFqG" TargetMode="External"/><Relationship Id="rId220" Type="http://schemas.openxmlformats.org/officeDocument/2006/relationships/hyperlink" Target="http://paperpile.com/b/u9FQbA/n9ln" TargetMode="External"/><Relationship Id="rId458" Type="http://schemas.openxmlformats.org/officeDocument/2006/relationships/hyperlink" Target="http://paperpile.com/b/u9FQbA/0ZkK" TargetMode="External"/><Relationship Id="rId15" Type="http://schemas.openxmlformats.org/officeDocument/2006/relationships/hyperlink" Target="https://paperpile.com/c/u9FQbA/IhJB+fVHs+DHbe" TargetMode="External"/><Relationship Id="rId57" Type="http://schemas.openxmlformats.org/officeDocument/2006/relationships/hyperlink" Target="https://paperpile.com/c/u9FQbA/13F1+1Dz2+6oCa+LFqG+UfoG+VwM5+SBmr" TargetMode="External"/><Relationship Id="rId262" Type="http://schemas.openxmlformats.org/officeDocument/2006/relationships/hyperlink" Target="http://dx.doi.org/10.1002/ecy.2393" TargetMode="External"/><Relationship Id="rId318" Type="http://schemas.openxmlformats.org/officeDocument/2006/relationships/hyperlink" Target="http://paperpile.com/b/u9FQbA/UIGG" TargetMode="External"/><Relationship Id="rId525" Type="http://schemas.openxmlformats.org/officeDocument/2006/relationships/hyperlink" Target="http://dx.doi.org/10.1016/j.jembe.2008.07.024" TargetMode="External"/><Relationship Id="rId99" Type="http://schemas.openxmlformats.org/officeDocument/2006/relationships/hyperlink" Target="http://paperpile.com/b/u9FQbA/sDv2" TargetMode="External"/><Relationship Id="rId122" Type="http://schemas.openxmlformats.org/officeDocument/2006/relationships/hyperlink" Target="http://paperpile.com/b/u9FQbA/Kg36" TargetMode="External"/><Relationship Id="rId164" Type="http://schemas.openxmlformats.org/officeDocument/2006/relationships/hyperlink" Target="http://paperpile.com/b/u9FQbA/Xv4J" TargetMode="External"/><Relationship Id="rId371" Type="http://schemas.openxmlformats.org/officeDocument/2006/relationships/hyperlink" Target="http://paperpile.com/b/u9FQbA/OIaD" TargetMode="External"/><Relationship Id="rId427" Type="http://schemas.openxmlformats.org/officeDocument/2006/relationships/hyperlink" Target="http://paperpile.com/b/u9FQbA/kaJ1" TargetMode="External"/><Relationship Id="rId469" Type="http://schemas.openxmlformats.org/officeDocument/2006/relationships/hyperlink" Target="http://paperpile.com/b/u9FQbA/8b7Z" TargetMode="External"/><Relationship Id="rId26" Type="http://schemas.openxmlformats.org/officeDocument/2006/relationships/hyperlink" Target="https://paperpile.com/c/u9FQbA/o0ys+aC1Q+nQNA+nMik+uvf0" TargetMode="External"/><Relationship Id="rId231" Type="http://schemas.openxmlformats.org/officeDocument/2006/relationships/hyperlink" Target="http://dx.doi.org/10.1111/gcb.12485" TargetMode="External"/><Relationship Id="rId273" Type="http://schemas.openxmlformats.org/officeDocument/2006/relationships/hyperlink" Target="http://paperpile.com/b/u9FQbA/pnf4" TargetMode="External"/><Relationship Id="rId329" Type="http://schemas.openxmlformats.org/officeDocument/2006/relationships/hyperlink" Target="http://paperpile.com/b/u9FQbA/8Yeq" TargetMode="External"/><Relationship Id="rId480" Type="http://schemas.openxmlformats.org/officeDocument/2006/relationships/hyperlink" Target="http://paperpile.com/b/u9FQbA/7qP0" TargetMode="External"/><Relationship Id="rId536" Type="http://schemas.openxmlformats.org/officeDocument/2006/relationships/image" Target="media/image6.jpg"/><Relationship Id="rId68" Type="http://schemas.openxmlformats.org/officeDocument/2006/relationships/hyperlink" Target="https://paperpile.com/c/u9FQbA/aW0K" TargetMode="External"/><Relationship Id="rId133" Type="http://schemas.openxmlformats.org/officeDocument/2006/relationships/hyperlink" Target="http://paperpile.com/b/u9FQbA/Y7Wy" TargetMode="External"/><Relationship Id="rId175" Type="http://schemas.openxmlformats.org/officeDocument/2006/relationships/hyperlink" Target="http://dx.doi.org/10.1007/s00227-009-1155-8" TargetMode="External"/><Relationship Id="rId340" Type="http://schemas.openxmlformats.org/officeDocument/2006/relationships/hyperlink" Target="http://paperpile.com/b/u9FQbA/Oca6" TargetMode="External"/><Relationship Id="rId200" Type="http://schemas.openxmlformats.org/officeDocument/2006/relationships/hyperlink" Target="http://paperpile.com/b/u9FQbA/BUbn" TargetMode="External"/><Relationship Id="rId382" Type="http://schemas.openxmlformats.org/officeDocument/2006/relationships/hyperlink" Target="http://paperpile.com/b/u9FQbA/QKS2" TargetMode="External"/><Relationship Id="rId438" Type="http://schemas.openxmlformats.org/officeDocument/2006/relationships/hyperlink" Target="http://dx.doi.org/10.1007/BF02691338" TargetMode="External"/><Relationship Id="rId242" Type="http://schemas.openxmlformats.org/officeDocument/2006/relationships/hyperlink" Target="http://paperpile.com/b/u9FQbA/exhM" TargetMode="External"/><Relationship Id="rId284" Type="http://schemas.openxmlformats.org/officeDocument/2006/relationships/hyperlink" Target="http://paperpile.com/b/u9FQbA/PUop" TargetMode="External"/><Relationship Id="rId491" Type="http://schemas.openxmlformats.org/officeDocument/2006/relationships/hyperlink" Target="http://paperpile.com/b/u9FQbA/aW0K" TargetMode="External"/><Relationship Id="rId505" Type="http://schemas.openxmlformats.org/officeDocument/2006/relationships/hyperlink" Target="http://paperpile.com/b/u9FQbA/CfQJ" TargetMode="External"/><Relationship Id="rId37" Type="http://schemas.openxmlformats.org/officeDocument/2006/relationships/image" Target="media/image1.png"/><Relationship Id="rId79" Type="http://schemas.openxmlformats.org/officeDocument/2006/relationships/hyperlink" Target="https://paperpile.com/c/u9FQbA/UVFu+M7IA+E1M9" TargetMode="External"/><Relationship Id="rId102" Type="http://schemas.openxmlformats.org/officeDocument/2006/relationships/hyperlink" Target="http://paperpile.com/b/u9FQbA/o0ys" TargetMode="External"/><Relationship Id="rId144" Type="http://schemas.openxmlformats.org/officeDocument/2006/relationships/hyperlink" Target="http://paperpile.com/b/u9FQbA/5bnn" TargetMode="External"/><Relationship Id="rId90" Type="http://schemas.openxmlformats.org/officeDocument/2006/relationships/hyperlink" Target="http://dx.doi.org/10.1175/JCLI-D-13-00218.1" TargetMode="External"/><Relationship Id="rId186" Type="http://schemas.openxmlformats.org/officeDocument/2006/relationships/hyperlink" Target="http://paperpile.com/b/u9FQbA/se7S" TargetMode="External"/><Relationship Id="rId351" Type="http://schemas.openxmlformats.org/officeDocument/2006/relationships/hyperlink" Target="http://paperpile.com/b/u9FQbA/p6Yq" TargetMode="External"/><Relationship Id="rId393" Type="http://schemas.openxmlformats.org/officeDocument/2006/relationships/hyperlink" Target="http://paperpile.com/b/u9FQbA/2gzC" TargetMode="External"/><Relationship Id="rId407" Type="http://schemas.openxmlformats.org/officeDocument/2006/relationships/hyperlink" Target="http://paperpile.com/b/u9FQbA/6yKw" TargetMode="External"/><Relationship Id="rId449" Type="http://schemas.openxmlformats.org/officeDocument/2006/relationships/hyperlink" Target="http://paperpile.com/b/u9FQbA/8IGB" TargetMode="External"/><Relationship Id="rId211" Type="http://schemas.openxmlformats.org/officeDocument/2006/relationships/hyperlink" Target="http://dx.doi.org/10.1016/j.ecss.2010.05.004" TargetMode="External"/><Relationship Id="rId253" Type="http://schemas.openxmlformats.org/officeDocument/2006/relationships/hyperlink" Target="http://paperpile.com/b/u9FQbA/DHbe" TargetMode="External"/><Relationship Id="rId295" Type="http://schemas.openxmlformats.org/officeDocument/2006/relationships/hyperlink" Target="http://paperpile.com/b/u9FQbA/BpqW" TargetMode="External"/><Relationship Id="rId309" Type="http://schemas.openxmlformats.org/officeDocument/2006/relationships/hyperlink" Target="http://paperpile.com/b/u9FQbA/8iDj" TargetMode="External"/><Relationship Id="rId460" Type="http://schemas.openxmlformats.org/officeDocument/2006/relationships/hyperlink" Target="http://paperpile.com/b/u9FQbA/0ZkK" TargetMode="External"/><Relationship Id="rId516" Type="http://schemas.openxmlformats.org/officeDocument/2006/relationships/hyperlink" Target="http://paperpile.com/b/u9FQbA/t6Di" TargetMode="External"/><Relationship Id="rId48" Type="http://schemas.openxmlformats.org/officeDocument/2006/relationships/hyperlink" Target="https://paperpile.com/c/u9FQbA/Oca6" TargetMode="External"/><Relationship Id="rId113" Type="http://schemas.openxmlformats.org/officeDocument/2006/relationships/hyperlink" Target="http://paperpile.com/b/u9FQbA/VOd2" TargetMode="External"/><Relationship Id="rId320" Type="http://schemas.openxmlformats.org/officeDocument/2006/relationships/hyperlink" Target="http://paperpile.com/b/u9FQbA/RHC6" TargetMode="External"/><Relationship Id="rId155" Type="http://schemas.openxmlformats.org/officeDocument/2006/relationships/hyperlink" Target="http://dx.doi.org/10.1093/icb/ict049" TargetMode="External"/><Relationship Id="rId197" Type="http://schemas.openxmlformats.org/officeDocument/2006/relationships/hyperlink" Target="http://paperpile.com/b/u9FQbA/nQNA" TargetMode="External"/><Relationship Id="rId362" Type="http://schemas.openxmlformats.org/officeDocument/2006/relationships/hyperlink" Target="http://paperpile.com/b/u9FQbA/ZobN" TargetMode="External"/><Relationship Id="rId418" Type="http://schemas.openxmlformats.org/officeDocument/2006/relationships/hyperlink" Target="http://dx.doi.org/10.1016/j.jembe.2010.10.020" TargetMode="External"/><Relationship Id="rId222" Type="http://schemas.openxmlformats.org/officeDocument/2006/relationships/hyperlink" Target="http://paperpile.com/b/u9FQbA/n9ln" TargetMode="External"/><Relationship Id="rId264" Type="http://schemas.openxmlformats.org/officeDocument/2006/relationships/hyperlink" Target="http://paperpile.com/b/u9FQbA/ZXHI" TargetMode="External"/><Relationship Id="rId471" Type="http://schemas.openxmlformats.org/officeDocument/2006/relationships/hyperlink" Target="http://paperpile.com/b/u9FQbA/8b7Z" TargetMode="External"/><Relationship Id="rId17" Type="http://schemas.openxmlformats.org/officeDocument/2006/relationships/hyperlink" Target="https://paperpile.com/c/u9FQbA/IhJB+fVHs+DHbe" TargetMode="External"/><Relationship Id="rId59" Type="http://schemas.openxmlformats.org/officeDocument/2006/relationships/hyperlink" Target="https://paperpile.com/c/u9FQbA/13F1+1Dz2+6oCa+LFqG+UfoG+VwM5+SBmr" TargetMode="External"/><Relationship Id="rId124" Type="http://schemas.openxmlformats.org/officeDocument/2006/relationships/hyperlink" Target="http://paperpile.com/b/u9FQbA/Kg36" TargetMode="External"/><Relationship Id="rId527" Type="http://schemas.openxmlformats.org/officeDocument/2006/relationships/hyperlink" Target="http://paperpile.com/b/u9FQbA/E1M9" TargetMode="External"/><Relationship Id="rId70" Type="http://schemas.openxmlformats.org/officeDocument/2006/relationships/hyperlink" Target="https://paperpile.com/c/u9FQbA/BCeV+UIGG" TargetMode="External"/><Relationship Id="rId166" Type="http://schemas.openxmlformats.org/officeDocument/2006/relationships/hyperlink" Target="http://paperpile.com/b/u9FQbA/Xv4J" TargetMode="External"/><Relationship Id="rId331" Type="http://schemas.openxmlformats.org/officeDocument/2006/relationships/hyperlink" Target="http://paperpile.com/b/u9FQbA/8Yeq" TargetMode="External"/><Relationship Id="rId373" Type="http://schemas.openxmlformats.org/officeDocument/2006/relationships/hyperlink" Target="http://paperpile.com/b/u9FQbA/OIaD" TargetMode="External"/><Relationship Id="rId429" Type="http://schemas.openxmlformats.org/officeDocument/2006/relationships/hyperlink" Target="http://paperpile.com/b/u9FQbA/kaJ1" TargetMode="External"/><Relationship Id="rId1" Type="http://schemas.openxmlformats.org/officeDocument/2006/relationships/customXml" Target="../customXml/item1.xml"/><Relationship Id="rId233" Type="http://schemas.openxmlformats.org/officeDocument/2006/relationships/hyperlink" Target="http://paperpile.com/b/u9FQbA/1YVB" TargetMode="External"/><Relationship Id="rId440" Type="http://schemas.openxmlformats.org/officeDocument/2006/relationships/hyperlink" Target="http://paperpile.com/b/u9FQbA/99xk" TargetMode="External"/><Relationship Id="rId28" Type="http://schemas.openxmlformats.org/officeDocument/2006/relationships/hyperlink" Target="https://paperpile.com/c/u9FQbA/fbu6+p6Yq+CfQJ" TargetMode="External"/><Relationship Id="rId275" Type="http://schemas.openxmlformats.org/officeDocument/2006/relationships/hyperlink" Target="http://paperpile.com/b/u9FQbA/5KM0" TargetMode="External"/><Relationship Id="rId300" Type="http://schemas.openxmlformats.org/officeDocument/2006/relationships/hyperlink" Target="http://paperpile.com/b/u9FQbA/flcF" TargetMode="External"/><Relationship Id="rId482" Type="http://schemas.openxmlformats.org/officeDocument/2006/relationships/hyperlink" Target="http://paperpile.com/b/u9FQbA/IhJB" TargetMode="External"/><Relationship Id="rId538" Type="http://schemas.openxmlformats.org/officeDocument/2006/relationships/image" Target="media/image8.jpg"/><Relationship Id="rId81" Type="http://schemas.openxmlformats.org/officeDocument/2006/relationships/hyperlink" Target="https://paperpile.com/c/u9FQbA/Hp9T+8Yeq+iacT" TargetMode="External"/><Relationship Id="rId135" Type="http://schemas.openxmlformats.org/officeDocument/2006/relationships/hyperlink" Target="http://www.jstor.org/stable/2984418" TargetMode="External"/><Relationship Id="rId177" Type="http://schemas.openxmlformats.org/officeDocument/2006/relationships/hyperlink" Target="http://paperpile.com/b/u9FQbA/JrjU" TargetMode="External"/><Relationship Id="rId342" Type="http://schemas.openxmlformats.org/officeDocument/2006/relationships/hyperlink" Target="http://paperpile.com/b/u9FQbA/Oca6" TargetMode="External"/><Relationship Id="rId384" Type="http://schemas.openxmlformats.org/officeDocument/2006/relationships/hyperlink" Target="http://dx.doi.org/10.1098/rspb.2013.0155" TargetMode="External"/><Relationship Id="rId202" Type="http://schemas.openxmlformats.org/officeDocument/2006/relationships/hyperlink" Target="http://paperpile.com/b/u9FQbA/BUbn" TargetMode="External"/><Relationship Id="rId244" Type="http://schemas.openxmlformats.org/officeDocument/2006/relationships/hyperlink" Target="http://paperpile.com/b/u9FQbA/zvFS" TargetMode="External"/><Relationship Id="rId39" Type="http://schemas.openxmlformats.org/officeDocument/2006/relationships/hyperlink" Target="https://paperpile.com/c/u9FQbA/6NZ0" TargetMode="External"/><Relationship Id="rId286" Type="http://schemas.openxmlformats.org/officeDocument/2006/relationships/hyperlink" Target="http://paperpile.com/b/u9FQbA/PUop" TargetMode="External"/><Relationship Id="rId451" Type="http://schemas.openxmlformats.org/officeDocument/2006/relationships/hyperlink" Target="http://paperpile.com/b/u9FQbA/xoOe" TargetMode="External"/><Relationship Id="rId493" Type="http://schemas.openxmlformats.org/officeDocument/2006/relationships/hyperlink" Target="http://paperpile.com/b/u9FQbA/aW0K" TargetMode="External"/><Relationship Id="rId507" Type="http://schemas.openxmlformats.org/officeDocument/2006/relationships/hyperlink" Target="https://fortress.wa.gov/ecy/publications/documents/1201015.pdf" TargetMode="External"/><Relationship Id="rId50" Type="http://schemas.openxmlformats.org/officeDocument/2006/relationships/hyperlink" Target="https://paperpile.com/c/u9FQbA/Y7Wy" TargetMode="External"/><Relationship Id="rId104" Type="http://schemas.openxmlformats.org/officeDocument/2006/relationships/hyperlink" Target="http://paperpile.com/b/u9FQbA/o0ys" TargetMode="External"/><Relationship Id="rId146" Type="http://schemas.openxmlformats.org/officeDocument/2006/relationships/hyperlink" Target="http://paperpile.com/b/u9FQbA/5bnn" TargetMode="External"/><Relationship Id="rId188" Type="http://schemas.openxmlformats.org/officeDocument/2006/relationships/hyperlink" Target="http://dx.doi.org/10.1093/jhered/esv073" TargetMode="External"/><Relationship Id="rId311" Type="http://schemas.openxmlformats.org/officeDocument/2006/relationships/hyperlink" Target="http://paperpile.com/b/u9FQbA/8iDj" TargetMode="External"/><Relationship Id="rId353" Type="http://schemas.openxmlformats.org/officeDocument/2006/relationships/hyperlink" Target="http://paperpile.com/b/u9FQbA/p6Yq" TargetMode="External"/><Relationship Id="rId395" Type="http://schemas.openxmlformats.org/officeDocument/2006/relationships/hyperlink" Target="http://paperpile.com/b/u9FQbA/2gzC" TargetMode="External"/><Relationship Id="rId409" Type="http://schemas.openxmlformats.org/officeDocument/2006/relationships/hyperlink" Target="http://paperpile.com/b/u9FQbA/6yKw" TargetMode="External"/><Relationship Id="rId92" Type="http://schemas.openxmlformats.org/officeDocument/2006/relationships/hyperlink" Target="http://paperpile.com/b/u9FQbA/UVFu" TargetMode="External"/><Relationship Id="rId213" Type="http://schemas.openxmlformats.org/officeDocument/2006/relationships/hyperlink" Target="http://paperpile.com/b/u9FQbA/3bME" TargetMode="External"/><Relationship Id="rId420" Type="http://schemas.openxmlformats.org/officeDocument/2006/relationships/hyperlink" Target="http://paperpile.com/b/u9FQbA/mt2A" TargetMode="External"/><Relationship Id="rId255" Type="http://schemas.openxmlformats.org/officeDocument/2006/relationships/hyperlink" Target="http://paperpile.com/b/u9FQbA/7fYl" TargetMode="External"/><Relationship Id="rId297" Type="http://schemas.openxmlformats.org/officeDocument/2006/relationships/hyperlink" Target="http://dx.doi.org/10.1016/j.seares.2015.04.006" TargetMode="External"/><Relationship Id="rId462" Type="http://schemas.openxmlformats.org/officeDocument/2006/relationships/hyperlink" Target="http://paperpile.com/b/u9FQbA/0ZkK" TargetMode="External"/><Relationship Id="rId518" Type="http://schemas.openxmlformats.org/officeDocument/2006/relationships/hyperlink" Target="http://paperpile.com/b/u9FQbA/U6WI" TargetMode="External"/><Relationship Id="rId115" Type="http://schemas.openxmlformats.org/officeDocument/2006/relationships/hyperlink" Target="http://dx.doi.org/10.3354/meps341123" TargetMode="External"/><Relationship Id="rId157" Type="http://schemas.openxmlformats.org/officeDocument/2006/relationships/hyperlink" Target="http://paperpile.com/b/u9FQbA/Hp9T" TargetMode="External"/><Relationship Id="rId322" Type="http://schemas.openxmlformats.org/officeDocument/2006/relationships/hyperlink" Target="http://dx.doi.org/10.1016/j.cbpa.2010.04.012" TargetMode="External"/><Relationship Id="rId364" Type="http://schemas.openxmlformats.org/officeDocument/2006/relationships/hyperlink" Target="http://dx.doi.org/10.1007/s10584-010-9848-z" TargetMode="External"/><Relationship Id="rId61" Type="http://schemas.openxmlformats.org/officeDocument/2006/relationships/hyperlink" Target="https://paperpile.com/c/u9FQbA/LFqG" TargetMode="External"/><Relationship Id="rId199" Type="http://schemas.openxmlformats.org/officeDocument/2006/relationships/hyperlink" Target="http://paperpile.com/b/u9FQbA/BUbn" TargetMode="External"/><Relationship Id="rId19" Type="http://schemas.openxmlformats.org/officeDocument/2006/relationships/hyperlink" Target="https://paperpile.com/c/u9FQbA/n9ln" TargetMode="External"/><Relationship Id="rId224" Type="http://schemas.openxmlformats.org/officeDocument/2006/relationships/hyperlink" Target="http://paperpile.com/b/u9FQbA/13F1" TargetMode="External"/><Relationship Id="rId266" Type="http://schemas.openxmlformats.org/officeDocument/2006/relationships/hyperlink" Target="http://paperpile.com/b/u9FQbA/ZXHI" TargetMode="External"/><Relationship Id="rId431" Type="http://schemas.openxmlformats.org/officeDocument/2006/relationships/hyperlink" Target="http://paperpile.com/b/u9FQbA/UfoG" TargetMode="External"/><Relationship Id="rId473" Type="http://schemas.openxmlformats.org/officeDocument/2006/relationships/hyperlink" Target="http://paperpile.com/b/u9FQbA/8b7Z" TargetMode="External"/><Relationship Id="rId529" Type="http://schemas.openxmlformats.org/officeDocument/2006/relationships/hyperlink" Target="http://paperpile.com/b/u9FQbA/E1M9" TargetMode="External"/><Relationship Id="rId30" Type="http://schemas.openxmlformats.org/officeDocument/2006/relationships/hyperlink" Target="https://paperpile.com/c/u9FQbA/B3GR+gpwf+BUbn+3bME+uqqi+n9ln+ZobN" TargetMode="External"/><Relationship Id="rId126" Type="http://schemas.openxmlformats.org/officeDocument/2006/relationships/hyperlink" Target="http://paperpile.com/b/u9FQbA/Kg36" TargetMode="External"/><Relationship Id="rId168" Type="http://schemas.openxmlformats.org/officeDocument/2006/relationships/hyperlink" Target="http://paperpile.com/b/u9FQbA/DRHc" TargetMode="External"/><Relationship Id="rId333" Type="http://schemas.openxmlformats.org/officeDocument/2006/relationships/hyperlink" Target="http://paperpile.com/b/u9FQbA/8Yeq" TargetMode="External"/><Relationship Id="rId540" Type="http://schemas.openxmlformats.org/officeDocument/2006/relationships/hyperlink" Target="http://owl.fish.washington.edu/generosa/Generosa_DNR/Dilution-Curve-Transitions.html" TargetMode="External"/><Relationship Id="rId72" Type="http://schemas.openxmlformats.org/officeDocument/2006/relationships/hyperlink" Target="https://paperpile.com/c/u9FQbA/1YVB" TargetMode="External"/><Relationship Id="rId375" Type="http://schemas.openxmlformats.org/officeDocument/2006/relationships/hyperlink" Target="http://paperpile.com/b/u9FQbA/OIaD" TargetMode="External"/><Relationship Id="rId3" Type="http://schemas.openxmlformats.org/officeDocument/2006/relationships/styles" Target="styles.xml"/><Relationship Id="rId235" Type="http://schemas.openxmlformats.org/officeDocument/2006/relationships/hyperlink" Target="http://paperpile.com/b/u9FQbA/1YVB" TargetMode="External"/><Relationship Id="rId277" Type="http://schemas.openxmlformats.org/officeDocument/2006/relationships/hyperlink" Target="http://search.proquest.com/openview/dd8bd20d2b762c317796efc36e6dd278/1?pq-origsite=gscholar&amp;cbl=105740" TargetMode="External"/><Relationship Id="rId400" Type="http://schemas.openxmlformats.org/officeDocument/2006/relationships/hyperlink" Target="http://paperpile.com/b/u9FQbA/3VtT" TargetMode="External"/><Relationship Id="rId442" Type="http://schemas.openxmlformats.org/officeDocument/2006/relationships/hyperlink" Target="http://paperpile.com/b/u9FQbA/99xk" TargetMode="External"/><Relationship Id="rId484" Type="http://schemas.openxmlformats.org/officeDocument/2006/relationships/hyperlink" Target="http://dx.doi.org/10.2983/035.034.0106" TargetMode="External"/><Relationship Id="rId137" Type="http://schemas.openxmlformats.org/officeDocument/2006/relationships/hyperlink" Target="http://paperpile.com/b/u9FQbA/nvrr" TargetMode="External"/><Relationship Id="rId302" Type="http://schemas.openxmlformats.org/officeDocument/2006/relationships/hyperlink" Target="http://dx.doi.org/10.1016/j.ecss.2011.05.025" TargetMode="External"/><Relationship Id="rId344" Type="http://schemas.openxmlformats.org/officeDocument/2006/relationships/hyperlink" Target="http://dx.doi.org/10.1016/j.cbpa.2012.12.025" TargetMode="External"/><Relationship Id="rId41" Type="http://schemas.openxmlformats.org/officeDocument/2006/relationships/hyperlink" Target="https://paperpile.com/c/u9FQbA/tL1a" TargetMode="External"/><Relationship Id="rId83" Type="http://schemas.openxmlformats.org/officeDocument/2006/relationships/hyperlink" Target="https://paperpile.com/c/u9FQbA/Hp9T+8Yeq+iacT" TargetMode="External"/><Relationship Id="rId179" Type="http://schemas.openxmlformats.org/officeDocument/2006/relationships/hyperlink" Target="http://paperpile.com/b/u9FQbA/JrjU" TargetMode="External"/><Relationship Id="rId386" Type="http://schemas.openxmlformats.org/officeDocument/2006/relationships/hyperlink" Target="http://paperpile.com/b/u9FQbA/Krju" TargetMode="External"/><Relationship Id="rId190" Type="http://schemas.openxmlformats.org/officeDocument/2006/relationships/hyperlink" Target="http://paperpile.com/b/u9FQbA/fbu6" TargetMode="External"/><Relationship Id="rId204" Type="http://schemas.openxmlformats.org/officeDocument/2006/relationships/hyperlink" Target="http://paperpile.com/b/u9FQbA/tvyA" TargetMode="External"/><Relationship Id="rId246" Type="http://schemas.openxmlformats.org/officeDocument/2006/relationships/hyperlink" Target="http://dx.doi.org/10.1371/journal.pone.0083648" TargetMode="External"/><Relationship Id="rId288" Type="http://schemas.openxmlformats.org/officeDocument/2006/relationships/hyperlink" Target="http://paperpile.com/b/u9FQbA/PUop" TargetMode="External"/><Relationship Id="rId411" Type="http://schemas.openxmlformats.org/officeDocument/2006/relationships/hyperlink" Target="http://paperpile.com/b/u9FQbA/X51l" TargetMode="External"/><Relationship Id="rId453" Type="http://schemas.openxmlformats.org/officeDocument/2006/relationships/hyperlink" Target="http://paperpile.com/b/u9FQbA/yLZG" TargetMode="External"/><Relationship Id="rId509" Type="http://schemas.openxmlformats.org/officeDocument/2006/relationships/hyperlink" Target="http://paperpile.com/b/u9FQbA/fVHs" TargetMode="External"/><Relationship Id="rId106" Type="http://schemas.openxmlformats.org/officeDocument/2006/relationships/hyperlink" Target="http://paperpile.com/b/u9FQbA/o0ys" TargetMode="External"/><Relationship Id="rId313" Type="http://schemas.openxmlformats.org/officeDocument/2006/relationships/hyperlink" Target="http://paperpile.com/b/u9FQbA/8iDj" TargetMode="External"/><Relationship Id="rId495" Type="http://schemas.openxmlformats.org/officeDocument/2006/relationships/hyperlink" Target="http://paperpile.com/b/u9FQbA/aW0K" TargetMode="External"/><Relationship Id="rId10" Type="http://schemas.openxmlformats.org/officeDocument/2006/relationships/hyperlink" Target="https://paperpile.com/c/u9FQbA/JrjU+99xk+7qP0" TargetMode="External"/><Relationship Id="rId52" Type="http://schemas.openxmlformats.org/officeDocument/2006/relationships/hyperlink" Target="https://paperpile.com/c/u9FQbA/mt2A" TargetMode="External"/><Relationship Id="rId94" Type="http://schemas.openxmlformats.org/officeDocument/2006/relationships/hyperlink" Target="http://paperpile.com/b/u9FQbA/UVFu" TargetMode="External"/><Relationship Id="rId148" Type="http://schemas.openxmlformats.org/officeDocument/2006/relationships/hyperlink" Target="http://paperpile.com/b/u9FQbA/gpwf" TargetMode="External"/><Relationship Id="rId355" Type="http://schemas.openxmlformats.org/officeDocument/2006/relationships/hyperlink" Target="http://paperpile.com/b/u9FQbA/p6Yq" TargetMode="External"/><Relationship Id="rId397" Type="http://schemas.openxmlformats.org/officeDocument/2006/relationships/hyperlink" Target="http://paperpile.com/b/u9FQbA/2gzC" TargetMode="External"/><Relationship Id="rId520" Type="http://schemas.openxmlformats.org/officeDocument/2006/relationships/hyperlink" Target="http://dx.doi.org/10.18637/jss.v077.b02" TargetMode="External"/><Relationship Id="rId215" Type="http://schemas.openxmlformats.org/officeDocument/2006/relationships/hyperlink" Target="http://paperpile.com/b/u9FQbA/3bME" TargetMode="External"/><Relationship Id="rId257" Type="http://schemas.openxmlformats.org/officeDocument/2006/relationships/hyperlink" Target="http://dx.doi.org/10.1371/journal.pone.0072469" TargetMode="External"/><Relationship Id="rId422" Type="http://schemas.openxmlformats.org/officeDocument/2006/relationships/hyperlink" Target="http://paperpile.com/b/u9FQbA/mt2A" TargetMode="External"/><Relationship Id="rId464" Type="http://schemas.openxmlformats.org/officeDocument/2006/relationships/hyperlink" Target="https://digital.lib.washington.edu/researchworks/bitstream/handle/1773/38147/Ting_washington_0250E_16676.pdf?sequence=1&amp;isAllowed=y" TargetMode="External"/><Relationship Id="rId299" Type="http://schemas.openxmlformats.org/officeDocument/2006/relationships/hyperlink" Target="http://paperpile.com/b/u9FQbA/flcF" TargetMode="External"/><Relationship Id="rId63" Type="http://schemas.openxmlformats.org/officeDocument/2006/relationships/hyperlink" Target="https://paperpile.com/c/u9FQbA/1Dz2+6oCa" TargetMode="External"/><Relationship Id="rId159" Type="http://schemas.openxmlformats.org/officeDocument/2006/relationships/hyperlink" Target="http://paperpile.com/b/u9FQbA/Hp9T" TargetMode="External"/><Relationship Id="rId366" Type="http://schemas.openxmlformats.org/officeDocument/2006/relationships/hyperlink" Target="http://paperpile.com/b/u9FQbA/t7wp" TargetMode="External"/><Relationship Id="rId226" Type="http://schemas.openxmlformats.org/officeDocument/2006/relationships/hyperlink" Target="http://www.jstor.org/stable/24875417" TargetMode="External"/><Relationship Id="rId433" Type="http://schemas.openxmlformats.org/officeDocument/2006/relationships/hyperlink" Target="http://dx.doi.org/10.1130/G30210A.1" TargetMode="External"/><Relationship Id="rId74" Type="http://schemas.openxmlformats.org/officeDocument/2006/relationships/hyperlink" Target="https://paperpile.com/c/u9FQbA/RHC6+t7wp+yLZG" TargetMode="External"/><Relationship Id="rId377" Type="http://schemas.openxmlformats.org/officeDocument/2006/relationships/hyperlink" Target="http://paperpile.com/b/u9FQbA/D0BJ" TargetMode="External"/><Relationship Id="rId500" Type="http://schemas.openxmlformats.org/officeDocument/2006/relationships/hyperlink" Target="http://paperpile.com/b/u9FQbA/SBmr" TargetMode="External"/><Relationship Id="rId5" Type="http://schemas.openxmlformats.org/officeDocument/2006/relationships/webSettings" Target="webSettings.xml"/><Relationship Id="rId237" Type="http://schemas.openxmlformats.org/officeDocument/2006/relationships/hyperlink" Target="http://paperpile.com/b/u9FQbA/1YVB" TargetMode="External"/><Relationship Id="rId444" Type="http://schemas.openxmlformats.org/officeDocument/2006/relationships/hyperlink" Target="http://paperpile.com/b/u9FQbA/99xk" TargetMode="External"/><Relationship Id="rId290" Type="http://schemas.openxmlformats.org/officeDocument/2006/relationships/hyperlink" Target="http://paperpile.com/b/u9FQbA/1Dz2" TargetMode="External"/><Relationship Id="rId304" Type="http://schemas.openxmlformats.org/officeDocument/2006/relationships/hyperlink" Target="http://paperpile.com/b/u9FQbA/BVpW" TargetMode="External"/><Relationship Id="rId388" Type="http://schemas.openxmlformats.org/officeDocument/2006/relationships/hyperlink" Target="http://paperpile.com/b/u9FQbA/Krju" TargetMode="External"/><Relationship Id="rId511" Type="http://schemas.openxmlformats.org/officeDocument/2006/relationships/hyperlink" Target="http://paperpile.com/b/u9FQbA/fVHs" TargetMode="External"/><Relationship Id="rId85" Type="http://schemas.openxmlformats.org/officeDocument/2006/relationships/hyperlink" Target="https://paperpile.com/c/u9FQbA/hcPm" TargetMode="External"/><Relationship Id="rId150" Type="http://schemas.openxmlformats.org/officeDocument/2006/relationships/hyperlink" Target="http://dx.doi.org/10.1093/icesjms/fst06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8B32E7B9940D4AA87C8FDA10D56459"/>
        <w:category>
          <w:name w:val="General"/>
          <w:gallery w:val="placeholder"/>
        </w:category>
        <w:types>
          <w:type w:val="bbPlcHdr"/>
        </w:types>
        <w:behaviors>
          <w:behavior w:val="content"/>
        </w:behaviors>
        <w:guid w:val="{A75B2091-D805-FB4A-8FB1-7219131627C0}"/>
      </w:docPartPr>
      <w:docPartBody>
        <w:p w:rsidR="0000698D" w:rsidRDefault="0000698D" w:rsidP="0000698D">
          <w:pPr>
            <w:pStyle w:val="1D8B32E7B9940D4AA87C8FDA10D5645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Regular">
    <w:panose1 w:val="020B0609030804020204"/>
    <w:charset w:val="00"/>
    <w:family w:val="modern"/>
    <w:pitch w:val="fixed"/>
    <w:sig w:usb0="E60022FF" w:usb1="D200F9FB" w:usb2="02000028" w:usb3="00000000" w:csb0="000001DF" w:csb1="00000000"/>
  </w:font>
  <w:font w:name="Papyrus Condensed">
    <w:panose1 w:val="020B0602040200020303"/>
    <w:charset w:val="4D"/>
    <w:family w:val="swiss"/>
    <w:pitch w:val="variable"/>
    <w:sig w:usb0="A000007F" w:usb1="4000205B" w:usb2="00000000" w:usb3="00000000" w:csb0="00000193"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98D"/>
    <w:rsid w:val="0000698D"/>
    <w:rsid w:val="009F33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A559DB7665034C947960710FBF541D">
    <w:name w:val="A5A559DB7665034C947960710FBF541D"/>
    <w:rsid w:val="0000698D"/>
  </w:style>
  <w:style w:type="paragraph" w:customStyle="1" w:styleId="23064070FD6CE4479CA76005411ADE94">
    <w:name w:val="23064070FD6CE4479CA76005411ADE94"/>
    <w:rsid w:val="0000698D"/>
  </w:style>
  <w:style w:type="paragraph" w:customStyle="1" w:styleId="2EF3D7987479C24A9671F1B21700519D">
    <w:name w:val="2EF3D7987479C24A9671F1B21700519D"/>
    <w:rsid w:val="0000698D"/>
  </w:style>
  <w:style w:type="paragraph" w:customStyle="1" w:styleId="DCD826D3619E7A4DB45C2B31CA7E3D0A">
    <w:name w:val="DCD826D3619E7A4DB45C2B31CA7E3D0A"/>
    <w:rsid w:val="0000698D"/>
  </w:style>
  <w:style w:type="paragraph" w:customStyle="1" w:styleId="6D03B9E7EEC9754C89FB46F8586BE910">
    <w:name w:val="6D03B9E7EEC9754C89FB46F8586BE910"/>
    <w:rsid w:val="0000698D"/>
  </w:style>
  <w:style w:type="paragraph" w:customStyle="1" w:styleId="B64C0ECBE54F0A4C896E25921515AB52">
    <w:name w:val="B64C0ECBE54F0A4C896E25921515AB52"/>
    <w:rsid w:val="0000698D"/>
  </w:style>
  <w:style w:type="paragraph" w:customStyle="1" w:styleId="03E544030954FD40A5492A08D22FC373">
    <w:name w:val="03E544030954FD40A5492A08D22FC373"/>
    <w:rsid w:val="0000698D"/>
  </w:style>
  <w:style w:type="paragraph" w:customStyle="1" w:styleId="ACFEA71091A6554389DB9298747A832B">
    <w:name w:val="ACFEA71091A6554389DB9298747A832B"/>
    <w:rsid w:val="0000698D"/>
  </w:style>
  <w:style w:type="paragraph" w:customStyle="1" w:styleId="E3A183EE89A0E541A9812DE2D18F78CC">
    <w:name w:val="E3A183EE89A0E541A9812DE2D18F78CC"/>
    <w:rsid w:val="0000698D"/>
  </w:style>
  <w:style w:type="paragraph" w:customStyle="1" w:styleId="7010AB1BB6DB6442B0B52244AA5738CA">
    <w:name w:val="7010AB1BB6DB6442B0B52244AA5738CA"/>
    <w:rsid w:val="0000698D"/>
  </w:style>
  <w:style w:type="paragraph" w:customStyle="1" w:styleId="3465AF5B678869488B5BB380F094AED9">
    <w:name w:val="3465AF5B678869488B5BB380F094AED9"/>
    <w:rsid w:val="0000698D"/>
  </w:style>
  <w:style w:type="paragraph" w:customStyle="1" w:styleId="005DF58CBC9BF842B537615C549048FF">
    <w:name w:val="005DF58CBC9BF842B537615C549048FF"/>
    <w:rsid w:val="0000698D"/>
  </w:style>
  <w:style w:type="paragraph" w:customStyle="1" w:styleId="F121A6ED14A1864090A526AEAD5C2CC3">
    <w:name w:val="F121A6ED14A1864090A526AEAD5C2CC3"/>
    <w:rsid w:val="0000698D"/>
  </w:style>
  <w:style w:type="paragraph" w:customStyle="1" w:styleId="97877FCD9103B24F860C29018E7E1D44">
    <w:name w:val="97877FCD9103B24F860C29018E7E1D44"/>
    <w:rsid w:val="0000698D"/>
  </w:style>
  <w:style w:type="paragraph" w:customStyle="1" w:styleId="3188AB14DD458D4A96EB577FEDDEC60B">
    <w:name w:val="3188AB14DD458D4A96EB577FEDDEC60B"/>
    <w:rsid w:val="0000698D"/>
  </w:style>
  <w:style w:type="paragraph" w:customStyle="1" w:styleId="12103AE00215A24EAB54CE40F8103C0E">
    <w:name w:val="12103AE00215A24EAB54CE40F8103C0E"/>
    <w:rsid w:val="0000698D"/>
  </w:style>
  <w:style w:type="paragraph" w:customStyle="1" w:styleId="AECC158714389941852B2ADC870E44F2">
    <w:name w:val="AECC158714389941852B2ADC870E44F2"/>
    <w:rsid w:val="0000698D"/>
  </w:style>
  <w:style w:type="paragraph" w:customStyle="1" w:styleId="547124FECAC2CF4BAFDA443D1D83CADA">
    <w:name w:val="547124FECAC2CF4BAFDA443D1D83CADA"/>
    <w:rsid w:val="0000698D"/>
  </w:style>
  <w:style w:type="paragraph" w:customStyle="1" w:styleId="C63410190989EE43B42581FDFBA2E059">
    <w:name w:val="C63410190989EE43B42581FDFBA2E059"/>
    <w:rsid w:val="0000698D"/>
  </w:style>
  <w:style w:type="paragraph" w:customStyle="1" w:styleId="6B6E5B07A64C9144B83A729E24514A33">
    <w:name w:val="6B6E5B07A64C9144B83A729E24514A33"/>
    <w:rsid w:val="0000698D"/>
  </w:style>
  <w:style w:type="paragraph" w:customStyle="1" w:styleId="89B683DF23A8684182DB49C89851D7C0">
    <w:name w:val="89B683DF23A8684182DB49C89851D7C0"/>
    <w:rsid w:val="0000698D"/>
  </w:style>
  <w:style w:type="paragraph" w:customStyle="1" w:styleId="617B19B02473B7458D0543519FB144A1">
    <w:name w:val="617B19B02473B7458D0543519FB144A1"/>
    <w:rsid w:val="0000698D"/>
  </w:style>
  <w:style w:type="paragraph" w:customStyle="1" w:styleId="EE1BC6DEBDD7B248892A8EDAE9045ED6">
    <w:name w:val="EE1BC6DEBDD7B248892A8EDAE9045ED6"/>
    <w:rsid w:val="0000698D"/>
  </w:style>
  <w:style w:type="paragraph" w:customStyle="1" w:styleId="1D8B32E7B9940D4AA87C8FDA10D56459">
    <w:name w:val="1D8B32E7B9940D4AA87C8FDA10D56459"/>
    <w:rsid w:val="00006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B5746-CAE1-E442-A2A6-53BCE595E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37</Pages>
  <Words>16847</Words>
  <Characters>96034</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L. Spencer et al. 2018</vt:lpstr>
    </vt:vector>
  </TitlesOfParts>
  <Company/>
  <LinksUpToDate>false</LinksUpToDate>
  <CharactersWithSpaces>112656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 Spencer et al. 2018</dc:title>
  <cp:lastModifiedBy>Laura H Spencer</cp:lastModifiedBy>
  <cp:revision>33</cp:revision>
  <cp:lastPrinted>2018-10-01T19:35:00Z</cp:lastPrinted>
  <dcterms:created xsi:type="dcterms:W3CDTF">2018-12-10T21:22:00Z</dcterms:created>
  <dcterms:modified xsi:type="dcterms:W3CDTF">2018-12-18T23:21:00Z</dcterms:modified>
</cp:coreProperties>
</file>